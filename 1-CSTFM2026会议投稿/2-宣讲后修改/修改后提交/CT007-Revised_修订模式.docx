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6192E166" w:rsidR="00C8652E" w:rsidRPr="00092B1C" w:rsidRDefault="00B20AFF" w:rsidP="00685805">
      <w:pPr>
        <w:pStyle w:val="papertitle"/>
        <w:rPr>
          <w:lang w:eastAsia="zh-CN"/>
        </w:rPr>
      </w:pPr>
      <w:bookmarkStart w:id="0" w:name="OLE_LINK179"/>
      <w:bookmarkStart w:id="1" w:name="OLE_LINK180"/>
      <w:r>
        <w:t xml:space="preserve">Coordinated Optimization of Emergency Supply Distribution and Multi-Type Personnel Evacuation under Hazardous-Material Vehicle Incidents on Urban </w:t>
      </w:r>
      <w:r>
        <w:rPr>
          <w:rFonts w:hint="eastAsia"/>
        </w:rPr>
        <w:t>Freew</w:t>
      </w:r>
      <w:r>
        <w:t>ays</w:t>
      </w:r>
    </w:p>
    <w:bookmarkEnd w:id="0"/>
    <w:bookmarkEnd w:id="1"/>
    <w:p w14:paraId="5068C4F4" w14:textId="1A7A755B" w:rsidR="00B20AFF" w:rsidRPr="00092B1C" w:rsidRDefault="00B20AFF" w:rsidP="00F809EA">
      <w:pPr>
        <w:pStyle w:val="author"/>
        <w:rPr>
          <w:lang w:eastAsia="zh-CN"/>
        </w:rPr>
      </w:pPr>
      <w:r>
        <w:t>Liang Wang</w:t>
      </w:r>
      <w:r>
        <w:rPr>
          <w:vertAlign w:val="superscript"/>
        </w:rPr>
        <w:t>1</w:t>
      </w:r>
      <w:r>
        <w:rPr>
          <w:rFonts w:hint="eastAsia"/>
          <w:vertAlign w:val="superscript"/>
          <w:lang w:eastAsia="zh-CN"/>
        </w:rPr>
        <w:t>,2</w:t>
      </w:r>
      <w:bookmarkStart w:id="2" w:name="OLE_LINK183"/>
      <w:bookmarkStart w:id="3" w:name="OLE_LINK184"/>
      <w:r>
        <w:rPr>
          <w:rStyle w:val="ORCID"/>
        </w:rPr>
        <w:t>[0000-0003-3987-6678]</w:t>
      </w:r>
      <w:r>
        <w:rPr>
          <w:rFonts w:eastAsiaTheme="minorEastAsia" w:hint="eastAsia"/>
          <w:lang w:eastAsia="zh-CN"/>
        </w:rPr>
        <w:t xml:space="preserve">, </w:t>
      </w:r>
      <w:r>
        <w:t>Yu Guan</w:t>
      </w:r>
      <w:bookmarkStart w:id="4" w:name="OLE_LINK18"/>
      <w:bookmarkStart w:id="5" w:name="OLE_LINK19"/>
      <w:bookmarkEnd w:id="2"/>
      <w:bookmarkEnd w:id="3"/>
      <w:r>
        <w:rPr>
          <w:vertAlign w:val="superscript"/>
        </w:rPr>
        <w:t>2</w:t>
      </w:r>
      <w:bookmarkStart w:id="6" w:name="OLE_LINK185"/>
      <w:bookmarkStart w:id="7" w:name="OLE_LINK186"/>
      <w:bookmarkEnd w:id="4"/>
      <w:bookmarkEnd w:id="5"/>
      <w:r>
        <w:rPr>
          <w:rFonts w:ascii="宋体" w:eastAsia="宋体" w:hAnsi="宋体" w:cs="宋体" w:hint="eastAsia"/>
          <w:lang w:eastAsia="zh-CN"/>
        </w:rPr>
        <w:t>,</w:t>
      </w:r>
      <w:r>
        <w:t xml:space="preserve"> He Wei</w:t>
      </w:r>
      <w:bookmarkEnd w:id="6"/>
      <w:bookmarkEnd w:id="7"/>
      <w:r>
        <w:rPr>
          <w:vertAlign w:val="superscript"/>
        </w:rPr>
        <w:t>2</w:t>
      </w:r>
      <w:r>
        <w:t xml:space="preserve"> and </w:t>
      </w:r>
      <w:bookmarkStart w:id="8" w:name="OLE_LINK187"/>
      <w:bookmarkStart w:id="9" w:name="OLE_LINK188"/>
      <w:r>
        <w:t>Xiaodong Zhang</w:t>
      </w:r>
      <w:bookmarkEnd w:id="8"/>
      <w:bookmarkEnd w:id="9"/>
      <w:r>
        <w:rPr>
          <w:vertAlign w:val="superscript"/>
        </w:rPr>
        <w:t>2</w:t>
      </w:r>
      <w:r>
        <w:rPr>
          <w:rFonts w:hint="eastAsia"/>
          <w:vertAlign w:val="superscript"/>
          <w:lang w:eastAsia="zh-CN"/>
        </w:rPr>
        <w:t>*</w:t>
      </w:r>
    </w:p>
    <w:p w14:paraId="501969DA" w14:textId="174AFC47" w:rsidR="00C8652E" w:rsidRPr="00092B1C" w:rsidRDefault="00C8652E" w:rsidP="00C8652E">
      <w:pPr>
        <w:pStyle w:val="address"/>
        <w:rPr>
          <w:lang w:eastAsia="zh-CN"/>
        </w:rPr>
      </w:pPr>
      <w:r>
        <w:rPr>
          <w:vertAlign w:val="superscript"/>
        </w:rPr>
        <w:t>1</w:t>
      </w:r>
      <w:r>
        <w:t xml:space="preserve"> School of Economics and Management, Beijing Jiaotong University, Beijing 100044, China</w:t>
      </w:r>
    </w:p>
    <w:p w14:paraId="79FEC12F" w14:textId="3B5DD175" w:rsidR="00C8652E" w:rsidRPr="00092B1C" w:rsidRDefault="00C8652E" w:rsidP="00C8652E">
      <w:pPr>
        <w:pStyle w:val="address"/>
        <w:rPr>
          <w:lang w:val="de-DE" w:eastAsia="zh-CN"/>
        </w:rPr>
      </w:pPr>
      <w:r>
        <w:rPr>
          <w:vertAlign w:val="superscript"/>
          <w:lang w:val="de-DE"/>
        </w:rPr>
        <w:t>2</w:t>
      </w:r>
      <w:r>
        <w:rPr>
          <w:lang w:val="de-DE"/>
        </w:rPr>
        <w:t xml:space="preserve"> Beijing Municipal Institute of City Planning and Design, Beijing 100045, China</w:t>
        <w:br/>
      </w:r>
      <w:r>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Pr>
          <w:b/>
          <w:bCs/>
        </w:rPr>
        <w:t xml:space="preserve">Abstract. </w:t>
      </w:r>
      <w:r>
        <w:t xml:space="preserve">Hazardous-material incidents on urban </w:t>
      </w:r>
      <w:r>
        <w:rPr>
          <w:rFonts w:hint="eastAsia"/>
          <w:lang w:eastAsia="zh-CN"/>
        </w:rPr>
        <w:t>freew</w:t>
      </w:r>
      <w:r>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56FA4133" w:rsidR="00C8652E" w:rsidRPr="00092B1C" w:rsidRDefault="00C8652E" w:rsidP="00C8652E">
      <w:pPr>
        <w:pStyle w:val="keywords"/>
        <w:rPr>
          <w:lang w:eastAsia="zh-CN"/>
        </w:rPr>
      </w:pPr>
      <w:r>
        <w:rPr>
          <w:b/>
          <w:bCs/>
        </w:rPr>
        <w:t>Keywords:</w:t>
      </w:r>
      <w:r>
        <w:t xml:space="preserve"> Emergency Logistics, Truck-drone Coordination, Multi-type Evacuation, Hazardous-material Incidents, Urban Expressways, Transportation Resilience</w:t>
      </w:r>
      <w:r>
        <w:rPr>
          <w:lang w:eastAsia="zh-CN"/>
        </w:rPr>
        <w:t>.</w:t>
      </w:r>
    </w:p>
    <w:p w14:paraId="3988444D" w14:textId="2EDD47E9" w:rsidR="00C8652E" w:rsidRPr="00092B1C" w:rsidRDefault="00CB57D5" w:rsidP="001A5011">
      <w:pPr>
        <w:pStyle w:val="heading1"/>
        <w:numPr>
          <w:ilvl w:val="0"/>
          <w:numId w:val="7"/>
        </w:numPr>
      </w:pPr>
      <w:r>
        <w:t>Introduction</w:t>
      </w:r>
    </w:p>
    <w:p w14:paraId="6F8B675F" w14:textId="6A00AD0E" w:rsidR="00C21D75" w:rsidRPr="00092B1C" w:rsidRDefault="00C21D75" w:rsidP="00C21D75">
      <w:pPr>
        <w:pStyle w:val="p1a"/>
        <w:rPr>
          <w:lang w:eastAsia="zh-CN"/>
        </w:rPr>
      </w:pPr>
      <w:r>
        <w:rPr>
          <w:lang w:eastAsia="zh-CN"/>
        </w:rPr>
        <w:t xml:space="preserve">Urban </w:t>
      </w:r>
      <w:r>
        <w:rPr>
          <w:rFonts w:hint="eastAsia"/>
          <w:lang w:eastAsia="zh-CN"/>
        </w:rPr>
        <w:t xml:space="preserve">free</w:t>
      </w:r>
      <w:r>
        <w:rPr>
          <w:lang w:eastAsia="zh-CN"/>
        </w:rPr>
        <w:t xml:space="preserve">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Pr>
          <w:rFonts w:eastAsia="仿宋"/>
        </w:rPr>
        <w:fldChar w:fldCharType="begin" w:fldLock="1"/>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fldChar w:fldCharType="separate"/>
      </w:r>
      <w:r>
        <w:rPr>
          <w:rFonts w:eastAsia="仿宋"/>
          <w:noProof/>
        </w:rPr>
        <w:t xml:space="preserve">[1]</w:t>
      </w:r>
      <w:r>
        <w:rPr>
          <w:rFonts w:eastAsia="仿宋"/>
        </w:rPr>
        <w:fldChar w:fldCharType="end"/>
      </w:r>
      <w:r>
        <w:rPr>
          <w:lang w:eastAsia="zh-CN"/>
        </w:rPr>
        <w:t xml:space="preserve">. Recent accidents in China—e.g., the 2005 Huai'an liquid-chlorine rollover (29 deaths, ~10,000 evacuated) and the 2020 Wenling tanker explosion (20 deaths)—expose the vulnerability of urban transport networks. </w:t>
      </w:r>
      <w:del w:id="9001" w:author="Liang Wang" w:date="2026-10-27T00:00:00Z">
        <w:r>
          <w:rPr>
            <w:lang w:eastAsia="zh-CN"/>
          </w:rPr>
          <w:delText xml:space="preserve">The Beijing Sixth Ring Road, with a total length of about 188 km, has experienced multiple hazmat-related incidents in recent years (involving diesel, liquefied petroleum gas, etc.); its southeastern Taihe Bridge segment is densely populated and concentrated with critical infrastructure, making it a high-risk node. How to achieve the coordinated optimization of emergency supply distribution and personnel evacuation under stringent time constraints is a critical scientific question that urgently needs to be addressed.</w:delText>
        </w:r>
      </w:del>
      <w:ins w:id="9002" w:author="Liang Wang" w:date="2026-10-27T00:00:00Z">
        <w:r>
          <w:rPr>
            <w:lang w:eastAsia="zh-CN"/>
          </w:rPr>
          <w:t xml:space="preserve">On the Beijing Sixth Ring Road, the densely populated Taihe Bridge segment, concentrated with critical infrastructure, is a high-risk node.</w:t>
        </w:r>
      </w:ins>
    </w:p>
    <w:p w14:paraId="0273810D" w14:textId="45C8D4C5" w:rsidR="00760F3A" w:rsidRPr="00092B1C" w:rsidRDefault="00760F3A" w:rsidP="001A5011">
      <w:pPr>
        <w:rPr>
          <w:lang w:eastAsia="zh-CN"/>
        </w:rPr>
      </w:pPr>
      <w:r>
        <w:t>Emergency logistics has been extensively reviewed</w:t>
      </w:r>
      <w:r>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instrText xml:space="preserve"> ADDIN EN.CITE </w:instrText>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instrText xml:space="preserve"> ADDIN EN.CITE.DATA </w:instrText>
        <w:fldChar w:fldCharType="end"/>
        <w:fldChar w:fldCharType="separate"/>
      </w:r>
      <w:r>
        <w:rPr>
          <w:rFonts w:eastAsia="仿宋"/>
          <w:noProof/>
        </w:rPr>
        <w:t>[1, 2]</w:t>
      </w:r>
      <w:r>
        <w:rPr>
          <w:rFonts w:eastAsia="仿宋"/>
        </w:rPr>
        <w:fldChar w:fldCharType="end"/>
      </w:r>
      <w:r>
        <w:t>, with recent work addressing demand uncertainty and link disruption</w:t>
      </w:r>
      <w:r>
        <w:rPr>
          <w:rFonts w:eastAsia="仿宋"/>
        </w:rPr>
        <w:fldChar w:fldCharType="begin" w:fldLock="1"/>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fldChar w:fldCharType="separate"/>
      </w:r>
      <w:r>
        <w:rPr>
          <w:rFonts w:eastAsia="仿宋"/>
          <w:noProof/>
        </w:rPr>
        <w:t>[3]</w:t>
      </w:r>
      <w:r>
        <w:rPr>
          <w:rFonts w:eastAsia="仿宋"/>
        </w:rPr>
        <w:fldChar w:fldCharType="end"/>
      </w:r>
      <w:r>
        <w:t>. Truck-drone coordination, originating from the flying-sidekick TSP</w:t>
      </w:r>
      <w:r>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instrText xml:space="preserve"> ADDIN EN.CITE </w:instrText>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instrText xml:space="preserve"> ADDIN EN.CITE.DATA </w:instrText>
        <w:fldChar w:fldCharType="end"/>
        <w:fldChar w:fldCharType="separate"/>
      </w:r>
      <w:r>
        <w:rPr>
          <w:rFonts w:eastAsia="仿宋"/>
          <w:noProof/>
        </w:rPr>
        <w:t>[4, 5]</w:t>
      </w:r>
      <w:r>
        <w:rPr>
          <w:rFonts w:eastAsia="仿宋"/>
        </w:rPr>
        <w:fldChar w:fldCharType="end"/>
      </w:r>
      <w:r>
        <w:t xml:space="preserve"> and surveyed in</w:t>
      </w:r>
      <w:r>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instrText xml:space="preserve"> ADDIN EN.CITE </w:instrText>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instrText xml:space="preserve"> ADDIN EN.CITE.DATA </w:instrText>
        <w:fldChar w:fldCharType="end"/>
        <w:fldChar w:fldCharType="separate"/>
      </w:r>
      <w:r>
        <w:rPr>
          <w:rFonts w:eastAsia="仿宋"/>
          <w:noProof/>
        </w:rPr>
        <w:t>[6, 7]</w:t>
      </w:r>
      <w:r>
        <w:rPr>
          <w:rFonts w:eastAsia="仿宋"/>
        </w:rPr>
        <w:fldChar w:fldCharType="end"/>
      </w:r>
      <w:r>
        <w:t>, has been extended to disaster relief with priority mechanisms</w:t>
      </w:r>
      <w:r>
        <w:rPr>
          <w:rFonts w:eastAsia="仿宋"/>
        </w:rPr>
        <w:fldChar w:fldCharType="begin" w:fldLock="1"/>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fldChar w:fldCharType="separate"/>
      </w:r>
      <w:r>
        <w:rPr>
          <w:rFonts w:eastAsia="仿宋"/>
          <w:noProof/>
        </w:rPr>
        <w:t>[8]</w:t>
      </w:r>
      <w:r>
        <w:rPr>
          <w:rFonts w:eastAsia="仿宋"/>
        </w:rPr>
        <w:fldChar w:fldCharType="end"/>
      </w:r>
      <w:r>
        <w:t>. Evacuation modeling has evolved from network-flow formulations</w:t>
      </w:r>
      <w:r>
        <w:rPr>
          <w:rFonts w:eastAsia="仿宋"/>
        </w:rPr>
        <w:fldChar w:fldCharType="begin" w:fldLock="1"/>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fldChar w:fldCharType="separate"/>
      </w:r>
      <w:r>
        <w:rPr>
          <w:rFonts w:eastAsia="仿宋"/>
          <w:noProof/>
        </w:rPr>
        <w:t>[9]</w:t>
      </w:r>
      <w:r>
        <w:rPr>
          <w:rFonts w:eastAsia="仿宋"/>
        </w:rPr>
        <w:fldChar w:fldCharType="end"/>
      </w:r>
      <w:r>
        <w:t xml:space="preserve"> to multimodal frameworks</w:t>
      </w:r>
      <w:r>
        <w:rPr>
          <w:rFonts w:eastAsia="仿宋"/>
        </w:rPr>
        <w:fldChar w:fldCharType="begin" w:fldLock="1"/>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fldChar w:fldCharType="separate"/>
      </w:r>
      <w:r>
        <w:rPr>
          <w:rFonts w:eastAsia="仿宋"/>
          <w:noProof/>
        </w:rPr>
        <w:t>[10]</w:t>
      </w:r>
      <w:r>
        <w:rPr>
          <w:rFonts w:eastAsia="仿宋"/>
        </w:rPr>
        <w:fldChar w:fldCharType="end"/>
      </w:r>
      <w:r>
        <w:t xml:space="preserve"> and dynamic multi-vehicle dispatch</w:t>
      </w:r>
      <w:r>
        <w:rPr>
          <w:rFonts w:eastAsia="仿宋"/>
        </w:rPr>
        <w:fldChar w:fldCharType="begin" w:fldLock="1"/>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fldChar w:fldCharType="separate"/>
      </w:r>
      <w:r>
        <w:rPr>
          <w:rFonts w:eastAsia="仿宋"/>
          <w:noProof/>
        </w:rPr>
        <w:t>[11]</w:t>
      </w:r>
      <w:r>
        <w:rPr>
          <w:rFonts w:eastAsia="仿宋"/>
        </w:rPr>
        <w:fldChar w:fldCharType="end"/>
      </w:r>
      <w:r>
        <w:t>, complemented by domestic studies on urban rail evacuation</w:t>
      </w:r>
      <w:r>
        <w:rPr>
          <w:rFonts w:eastAsia="仿宋"/>
        </w:rPr>
        <w:fldChar w:fldCharType="begin" w:fldLock="1"/>
      </w:r>
      <w:r>
        <w:rPr>
          <w:rFonts w:eastAsia="仿宋" w:hint="eastAsia"/>
        </w:rPr>
        <w:instrText xml:space="preserve"> ADDIN EN.CITE &lt;EndNote&gt;&lt;Cite&gt;&lt;Author&gt;</w:instrText>
        <w:instrText>雷斌</w:instrText>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instrText>雷斌</w:instrText>
        <w:instrText>&lt;/author&gt;&lt;author&gt;</w:instrText>
        <w:instrText>寻天祥</w:instrText>
        <w:instrText>&lt;/author&gt;&lt;author&gt;</w:instrText>
        <w:instrText>郝亚睿</w:instrText>
        <w:instrText>&lt;/author&gt;&lt;author&gt;</w:instrText>
        <w:instrText>卢剑鸿</w:instrText>
        <w:instrText>&lt;/author&gt;&lt;author&gt;</w:instrText>
        <w:instrText>刘可心</w:instrText>
        <w:instrText>&lt;/author&gt;&lt;author&gt;</w:instrText>
        <w:instrText>罗林林</w:instrText>
        <w:instrText>&lt;/author&gt;&lt;/authors&gt;&lt;/contributors&gt;&lt;auth-address&gt;</w:instrText>
        <w:instrText>西安建筑科技大学土木工程学院</w:instrText>
        <w:instrText>;</w:instrText>
        <w:instrText>山西铁道职业技术学院</w:instrText>
        <w:instrText>;</w:instrText>
        <w:instrText>西安市轨道交通集团有限公司</w:instrText>
        <w:instrText>;&lt;/auth-address&gt;&lt;titles&gt;&lt;title&gt;</w:instrText>
        <w:instrText>城市轨道交通突发事件下换乘站应急疏散路径优化研究</w:instrText>
        <w:instrText>&lt;/title&gt;&lt;secondary-title&gt;</w:instrText>
        <w:instrText>中国安全生产科学技术</w:instrText>
        <w:instrText>&lt;/secondary-title&gt;&lt;/titles&gt;&lt;periodical&gt;&lt;full-title&gt;</w:instrText>
        <w:instrText>中国安全生产科学技术</w:instrText>
        <w:instrText>&lt;/full-title&gt;&lt;/periodical&gt;&lt;pages&gt;186-193&lt;/pages&gt;&lt;volume&gt;19&lt;/volume&gt;&lt;number&gt;05&lt;/number&gt;&lt;keywords&gt;&lt;keyword&gt;</w:instrText>
        <w:instrText>城市轨道交通</w:instrText>
        <w:instrText>&lt;/keyword&gt;&lt;keyword&gt;</w:instrText>
        <w:instrText>应急疏散</w:instrText>
        <w:instrText>&lt;/keyword&gt;&lt;keyword&gt;</w:instrText>
        <w:instrText>引导人员位置</w:instrText>
        <w:instrText>&lt;/keyword&gt;&lt;keyword&gt;</w:instrText>
        <w:instrText>疏散路径</w:instrText>
        <w:instrText>&lt;/keyword&gt;&lt;keyword&gt;</w:instrText>
        <w:instrText>仿真模拟</w:instrText>
        <w:instrText>&lt;/keyword&gt;&lt;/keywords&gt;&lt;dates&gt;&lt;year&gt;2023&lt;/year&gt;&lt;/dates&gt;&lt;isbn&gt;1673-193X&lt;/isbn&gt;&lt;call-num&gt;11-5335/TB&lt;/call-num&gt;&lt;urls&gt;&lt;/urls&gt;&lt;remot</w:instrText>
      </w:r>
      <w:r>
        <w:rPr>
          <w:rFonts w:eastAsia="仿宋"/>
        </w:rPr>
        <w:instrText>e-database-provider&gt;Cnki&lt;/remote-database-provider&gt;&lt;/record&gt;&lt;/Cite&gt;&lt;/EndNote&gt;</w:instrText>
        <w:fldChar w:fldCharType="separate"/>
      </w:r>
      <w:r>
        <w:rPr>
          <w:rFonts w:eastAsia="仿宋"/>
          <w:noProof/>
        </w:rPr>
        <w:t>[12]</w:t>
      </w:r>
      <w:r>
        <w:rPr>
          <w:rFonts w:eastAsia="仿宋"/>
        </w:rPr>
        <w:fldChar w:fldCharType="end"/>
      </w:r>
      <w:r>
        <w:t>, network resilience</w:t>
      </w:r>
      <w:r>
        <w:rPr>
          <w:rFonts w:eastAsia="仿宋"/>
        </w:rPr>
        <w:fldChar w:fldCharType="begin" w:fldLock="1"/>
      </w:r>
      <w:r>
        <w:rPr>
          <w:rFonts w:eastAsia="仿宋" w:hint="eastAsia"/>
        </w:rPr>
        <w:instrText xml:space="preserve"> ADDIN EN.CITE &lt;EndNote&gt;&lt;Cite&gt;&lt;Author&gt;</w:instrText>
        <w:instrText>杨扬</w:instrText>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instrText>杨扬</w:instrText>
        <w:instrText>&lt;/author&gt;&lt;author&gt;</w:instrText>
        <w:instrText>陈君婷</w:instrText>
        <w:instrText>&lt;/author&gt;&lt;author&gt;</w:instrText>
        <w:instrText>姚恩建</w:instrText>
        <w:instrText>&lt;/author&gt;&lt;author&gt;</w:instrText>
        <w:instrText>刘冬梅</w:instrText>
        <w:instrText>&lt;/author&gt;&lt;/authors&gt;&lt;/contributors&gt;&lt;auth-address&gt;</w:instrText>
        <w:instrText>北京交通大学综合交通运输大数据应用技术交通运输行业重点实验室</w:instrText>
        <w:instrText>;</w:instrText>
        <w:instrText>北京交通大学交通运输学院</w:instrText>
        <w:instrText>;</w:instrText>
        <w:instrText>中路高科交通科技集团有限公司</w:instrText>
        <w:instrText>;&lt;/auth-address&gt;&lt;titles&gt;&lt;title&gt;</w:instrText>
        <w:instrText>时变需求下综合客运枢纽集群对外交通网络韧性评估方法</w:instrText>
        <w:instrText>&lt;/title&gt;&lt;secondary-title&gt;</w:instrText>
        <w:instrText>交通运输工程学报</w:instrText>
        <w:instrText>&lt;/secondary-title&gt;&lt;/titles&gt;&lt;periodical&gt;&lt;full-title&gt;</w:instrText>
        <w:instrText>交通运输工程学报</w:instrText>
        <w:instrText>&lt;/full-title&gt;&lt;/periodical&gt;&lt;pages&gt;155-169&lt;/pages&gt;&lt;volume&gt;26&lt;/volume&gt;&lt;number&gt;02&lt;/number&gt;&lt;keywords&gt;&lt;keyword&gt;</w:instrText>
        <w:instrText>交通网络</w:instrText>
        <w:instrText>&lt;/keyword&gt;&lt;keyword&gt;</w:instrText>
        <w:instrText>综合客运枢纽集群</w:instrText>
        <w:instrText>&lt;/keyword&gt;&lt;keyword&gt;</w:instrText>
        <w:instrText>韧性评估</w:instrText>
        <w:instrText>&lt;/keyword&gt;&lt;keyword&gt;</w:instrText>
        <w:instrText>客流需求</w:instrText>
        <w:instrText>&lt;/keyword&gt;&lt;keyword&gt;</w:instrText>
        <w:instrText>多模式交通流分配</w:instrText>
        <w:instrText>&lt;/keyword&gt;&lt;keyword&gt;</w:instrText>
        <w:instrText>京津冀城市群</w:instrText>
        <w:instrText>&lt;/keyword&gt;&lt;/keywords&gt;&lt;dates&gt;&lt;year&gt;2026&lt;/year&gt;&lt;/dates&gt;&lt;isbn&gt;1671-1637&lt;/isbn&gt;&lt;call-num&gt;61-1369/U&lt;/call-num&gt;&lt;urls&gt;&lt;related-</w:instrText>
      </w:r>
      <w:r>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fldChar w:fldCharType="separate"/>
      </w:r>
      <w:r>
        <w:rPr>
          <w:rFonts w:eastAsia="仿宋"/>
          <w:noProof/>
        </w:rPr>
        <w:t>[13]</w:t>
      </w:r>
      <w:r>
        <w:rPr>
          <w:rFonts w:eastAsia="仿宋"/>
        </w:rPr>
        <w:fldChar w:fldCharType="end"/>
      </w:r>
      <w:r>
        <w:t>, and cooperative control</w:t>
      </w:r>
      <w:r>
        <w:rPr>
          <w:rFonts w:eastAsia="仿宋"/>
        </w:rPr>
        <w:fldChar w:fldCharType="begin" w:fldLock="1"/>
      </w:r>
      <w:r>
        <w:rPr>
          <w:rFonts w:eastAsia="仿宋" w:hint="eastAsia"/>
        </w:rPr>
        <w:instrText xml:space="preserve"> ADDIN EN.CITE &lt;EndNote&gt;&lt;Cite&gt;&lt;Author&gt;</w:instrText>
        <w:instrText>张毅</w:instrText>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instrText>张毅</w:instrText>
        <w:instrText>&lt;/author&gt;&lt;author&gt;</w:instrText>
        <w:instrText>裴华鑫</w:instrText>
        <w:instrText>&lt;/author&gt;&lt;author&gt;</w:instrText>
        <w:instrText>姚丹亚</w:instrText>
        <w:instrText>&lt;/author&gt;&lt;/authors&gt;&lt;/contributors&gt;&lt;titles&gt;&lt;title&gt;</w:instrText>
        <w:instrText>车路协同环境下车辆群体协同决策研究综述</w:instrText>
        <w:instrText>&lt;/title&gt;&lt;secondary-title&gt;</w:instrText>
        <w:instrText>交通运输工程学报</w:instrText>
        <w:instrText>&lt;/secondary-title&gt;&lt;/titles&gt;&lt;periodical&gt;&lt;full-title&gt;</w:instrText>
        <w:instrText>交通运输工程学报</w:instrText>
        <w:instrText>&lt;/full-title&gt;&lt;/periodical&gt;&lt;pages&gt;1&lt;/pages&gt;&lt;volume&gt;22&lt;/volume&gt;&lt;number&gt;3&lt;/number&gt;&lt;dates&gt;&lt;year&gt;2022&lt;/year&gt;&lt;pub-dates&gt;&lt;date&gt;2022-06-25&lt;/date&gt;&lt;/pub-dates&gt;&lt;/dates&gt;&lt;urls&gt;&lt;related-urls&gt;&lt;url&gt;https://transport.chd.edu.cn/cn</w:instrText>
      </w:r>
      <w:r>
        <w:rPr>
          <w:rFonts w:eastAsia="仿宋"/>
        </w:rPr>
        <w:instrText>/article/id/5219fc5e-708e-49ab-9c3a-1ae65cd36c12&lt;/url&gt;&lt;/related-urls&gt;&lt;/urls&gt;&lt;electronic-resource-num&gt;10.19818/j.cnki.1671-1637.2022.03.001&lt;/electronic-resource-num&gt;&lt;/record&gt;&lt;/Cite&gt;&lt;/EndNote&gt;</w:instrText>
        <w:fldChar w:fldCharType="separate"/>
      </w:r>
      <w:r>
        <w:rPr>
          <w:rFonts w:eastAsia="仿宋"/>
          <w:noProof/>
        </w:rPr>
        <w:t>[14]</w:t>
      </w:r>
      <w:r>
        <w:rPr>
          <w:rFonts w:eastAsia="仿宋"/>
        </w:rPr>
        <w:fldChar w:fldCharType="end"/>
      </w:r>
      <w:r>
        <w:t xml:space="preserve">. For hazard-zone evaluation, the Gaussian plume model combined with the Pasquill-Gifford stability classification and the ERPG threshold system remains the standard practical framework.</w:t>
      </w:r>
    </w:p>
    <w:p w14:paraId="194AB647" w14:textId="40203B39" w:rsidR="00E1726E" w:rsidRPr="00092B1C" w:rsidRDefault="00C21D75" w:rsidP="001A5011">
      <w:pPr>
        <w:rPr>
          <w:lang w:eastAsia="zh-CN"/>
        </w:rPr>
      </w:pPr>
      <w:r>
        <w:t xml:space="preserve">However, most existing studies treat supply distribution and personnel evacuation as</w:t>
      </w:r>
      <w:r>
        <w:rPr>
          <w:lang w:eastAsia="zh-CN"/>
        </w:rPr>
        <w:t xml:space="preserve"> independent problems</w:t>
      </w:r>
      <w:r>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instrText xml:space="preserve"> ADDIN EN.CITE </w:instrText>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instrText xml:space="preserve"> ADDIN EN.CITE.DATA </w:instrText>
        <w:fldChar w:fldCharType="end"/>
        <w:fldChar w:fldCharType="separate"/>
      </w:r>
      <w:r>
        <w:rPr>
          <w:rFonts w:eastAsia="仿宋"/>
          <w:noProof/>
        </w:rPr>
        <w:t xml:space="preserve">[1, 3]</w:t>
      </w:r>
      <w:r>
        <w:rPr>
          <w:rFonts w:eastAsia="仿宋"/>
        </w:rPr>
        <w:fldChar w:fldCharType="end"/>
      </w:r>
      <w:r>
        <w:rPr>
          <w:lang w:eastAsia="zh-CN"/>
        </w:rPr>
        <w:t xml:space="preserve">, overlooking their interdependence in resource competition, temporal coupling, and spatial interaction. </w:t>
      </w:r>
      <w:del w:id="9003" w:author="Liang Wang" w:date="2026-10-27T00:00:00Z">
        <w:r>
          <w:rPr>
            <w:lang w:eastAsia="zh-CN"/>
          </w:rPr>
          <w:delText xml:space="preserve">Taking a chlorine release at the Taihe Bridge area on the Beijing Sixth Ring Road as the scenario, this study develops a coordinated framework that simultaneously optimizes emergency supply distribution and multi-type personnel evacuation. </w:delText>
        </w:r>
      </w:del>
      <w:ins w:id="9004" w:author="Liang Wang" w:date="2026-10-27T00:00:00Z">
        <w:r>
          <w:rPr>
            <w:lang w:eastAsia="zh-CN"/>
          </w:rPr>
          <w:t xml:space="preserve">This study develops a coordinated framework that jointly optimizes both. </w:t>
        </w:r>
      </w:ins>
      <w:r>
        <w:t xml:space="preserve">The contributions are: (1) joint optimization of supply distribution (truck-drone coordination, four priorities, time windows) and multi-type evacuation (five modes, three vulnerability classes) under a unified scenario; </w:t>
      </w:r>
      <w:del w:id="9005" w:author="Liang Wang" w:date="2026-10-27T00:00:00Z">
        <w:r>
          <w:delText xml:space="preserve">(2)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delText>
        </w:r>
      </w:del>
      <w:ins w:id="9006" w:author="Liang Wang" w:date="2026-10-27T00:00:00Z">
        <w:r>
          <w:t xml:space="preserve">(2) a high-fidelity simulation environment built on multi-source urban data; and (3) practical guidance on pre-positioning, fleet sizing, and multimodal coordination.</w:t>
        </w:r>
      </w:ins>
    </w:p>
    <w:p w14:paraId="1A08E95F" w14:textId="1D85F7F4" w:rsidR="00AE0D8B" w:rsidRPr="00092B1C" w:rsidRDefault="00AE0D8B" w:rsidP="001A5011">
      <w:pPr>
        <w:pStyle w:val="heading1"/>
        <w:numPr>
          <w:ilvl w:val="0"/>
          <w:numId w:val="7"/>
        </w:numPr>
      </w:pPr>
      <w:r>
        <w:t>Study Area and Data</w:t>
      </w:r>
    </w:p>
    <w:p w14:paraId="62ED93C9" w14:textId="06A8839F" w:rsidR="00AE0D8B" w:rsidRPr="00092B1C" w:rsidRDefault="00AE0D8B" w:rsidP="001A5011">
      <w:pPr>
        <w:pStyle w:val="heading2"/>
        <w:numPr>
          <w:ilvl w:val="1"/>
          <w:numId w:val="7"/>
        </w:numPr>
        <w:spacing w:before="0"/>
      </w:pPr>
      <w:r>
        <w:t xml:space="preserve">Study Area</w:t>
      </w:r>
    </w:p>
    <w:p w14:paraId="62622ECC" w14:textId="7440F16E" w:rsidR="00861A4A" w:rsidRPr="00092B1C" w:rsidRDefault="00E50263" w:rsidP="00907A87">
      <w:pPr>
        <w:pStyle w:val="p1a"/>
        <w:rPr>
          <w:lang w:eastAsia="zh-CN"/>
        </w:rPr>
      </w:pPr>
      <w:r>
        <w:rPr>
          <w:lang w:eastAsia="zh-CN"/>
        </w:rPr>
        <w:t xml:space="preserve">The Taihe Bridge Interchange (116.494°E, 39.736°N) on the southeastern Sixth Ring </w:t>
      </w:r>
    </w:p>
    <w:p w14:paraId="28B28C74" w14:textId="5211F5F4" w:rsidR="000C23CA" w:rsidRPr="00092B1C" w:rsidRDefault="00257993" w:rsidP="001A5011">
      <w:pPr>
        <w:spacing w:before="360"/>
        <w:ind w:left="227" w:hanging="227"/>
        <w:jc w:val="center"/>
        <w:rPr>
          <w:i/>
          <w:iCs/>
          <w:lang w:eastAsia="zh-CN"/>
        </w:rPr>
      </w:pPr>
      <w:r>
        <w:rPr>
          <w:i/>
          <w:iCs/>
          <w:noProof/>
          <w:lang w:eastAsia="zh-CN"/>
        </w:rPr>
        <w:lastRenderedPageBreak/>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1A5011">
      <w:pPr>
        <w:pStyle w:val="figurecaption"/>
        <w:rPr>
          <w:lang w:eastAsia="zh-CN"/>
        </w:rPr>
      </w:pPr>
      <w:bookmarkStart w:id="10" w:name="OLE_LINK73"/>
      <w:bookmarkStart w:id="11" w:name="OLE_LINK74"/>
      <w:r>
        <w:rPr>
          <w:b/>
        </w:rPr>
        <w:t xml:space="preserve">Fig. </w:t>
        <w:fldChar w:fldCharType="begin" w:fldLock="1"/>
        <w:instrText xml:space="preserve"> SEQ "Figure" \* MERGEFORMAT </w:instrText>
        <w:fldChar w:fldCharType="separate"/>
      </w:r>
      <w:r>
        <w:rPr>
          <w:b/>
          <w:noProof/>
        </w:rPr>
        <w:t>1</w:t>
      </w:r>
      <w:r>
        <w:rPr>
          <w:b/>
        </w:rPr>
        <w:fldChar w:fldCharType="end"/>
        <w:t>.</w:t>
      </w:r>
      <w:r>
        <w:t xml:space="preserve"> Overview of the study area showing the road network and emergency facilities.</w:t>
      </w:r>
    </w:p>
    <w:p w14:paraId="04B2AC23" w14:textId="05EA1513" w:rsidR="007B4E31" w:rsidRPr="00092B1C" w:rsidRDefault="007B4E31" w:rsidP="001A5011">
      <w:pPr>
        <w:pStyle w:val="p1a"/>
        <w:rPr>
          <w:lang w:eastAsia="zh-CN"/>
        </w:rPr>
      </w:pPr>
      <w:r>
        <w:rPr>
          <w:lang w:eastAsia="zh-CN"/>
        </w:rPr>
        <w:t>Road is selected as the incident epicenter. We define a 15-km buffer area covering approximately 707 km² to ensure full coverage of potential toxic gas impacts and surrounding emergency facilities.</w:t>
      </w:r>
      <w:r>
        <w:rPr>
          <w:rFonts w:hint="eastAsia"/>
          <w:lang w:eastAsia="zh-CN"/>
        </w:rPr>
        <w:t xml:space="preserve"> </w:t>
      </w:r>
      <w:r>
        <w:rPr>
          <w:lang w:eastAsia="zh-CN"/>
        </w:rPr>
        <w:t xml:space="preserve">Figure </w:t>
      </w:r>
      <w:r>
        <w:rPr>
          <w:rFonts w:hint="eastAsia"/>
          <w:lang w:eastAsia="zh-CN"/>
        </w:rPr>
        <w:t>1</w:t>
      </w:r>
      <w:r>
        <w:rPr>
          <w:lang w:eastAsia="zh-CN"/>
        </w:rPr>
        <w:t xml:space="preserve"> shows the spatial extent of the study area, the road network, and the distribution of emergency facilities.</w:t>
      </w:r>
    </w:p>
    <w:bookmarkEnd w:id="10"/>
    <w:bookmarkEnd w:id="11"/>
    <w:p w14:paraId="674A80B9" w14:textId="4564C512" w:rsidR="00AE0D8B" w:rsidRPr="00092B1C" w:rsidRDefault="00AE0D8B" w:rsidP="001A5011">
      <w:pPr>
        <w:pStyle w:val="heading2"/>
        <w:numPr>
          <w:ilvl w:val="1"/>
          <w:numId w:val="7"/>
        </w:numPr>
        <w:spacing w:before="160"/>
      </w:pPr>
      <w:r>
        <w:t xml:space="preserve">Data Sources</w:t>
      </w:r>
    </w:p>
    <w:p w14:paraId="6706404F" w14:textId="63C601C6" w:rsidR="007C5946" w:rsidRPr="00092B1C" w:rsidRDefault="00AE0D8B" w:rsidP="00DB3D6B">
      <w:pPr>
        <w:pStyle w:val="p1a"/>
        <w:rPr>
          <w:lang w:eastAsia="zh-CN"/>
        </w:rPr>
      </w:pPr>
      <w:r>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Pr>
          <w:b/>
        </w:rPr>
        <w:t xml:space="preserve">Table </w:t>
        <w:fldChar w:fldCharType="begin" w:fldLock="1"/>
        <w:instrText xml:space="preserve"> SEQ "Table" \* MERGEFORMAT </w:instrText>
        <w:fldChar w:fldCharType="separate"/>
      </w:r>
      <w:r>
        <w:rPr>
          <w:b/>
          <w:noProof/>
        </w:rPr>
        <w:t>1</w:t>
      </w:r>
      <w:r>
        <w:rPr>
          <w:b/>
        </w:rPr>
        <w:fldChar w:fldCharType="end"/>
        <w:t>.</w:t>
      </w:r>
      <w:r>
        <w:t xml:space="preserve"> Summary of data sources</w:t>
      </w:r>
      <w:r>
        <w:rPr>
          <w:rFonts w:hint="eastAsia"/>
          <w:lang w:eastAsia="zh-CN"/>
        </w:rPr>
        <w:t>.</w:t>
      </w:r>
    </w:p>
    <w:tbl>
      <w:tblPr>
        <w:tblStyle w:val="a9"/>
        <w:tblW w:w="6663"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1418"/>
        <w:gridCol w:w="1984"/>
      </w:tblGrid>
      <w:tr w:rsidR="00D15566" w:rsidRPr="00092B1C" w14:paraId="232D5242" w14:textId="77777777" w:rsidTr="00896C73">
        <w:trPr>
          <w:trHeight w:val="288"/>
          <w:jc w:val="center"/>
        </w:trPr>
        <w:tc>
          <w:tcPr>
            <w:tcW w:w="1701"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Pr>
                <w:sz w:val="18"/>
                <w:szCs w:val="18"/>
              </w:rPr>
              <w:t>Data category</w:t>
            </w:r>
          </w:p>
        </w:tc>
        <w:tc>
          <w:tcPr>
            <w:tcW w:w="1560"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Pr>
                <w:sz w:val="18"/>
                <w:szCs w:val="18"/>
              </w:rPr>
              <w:t>Spatial precision</w:t>
            </w:r>
          </w:p>
        </w:tc>
        <w:tc>
          <w:tcPr>
            <w:tcW w:w="1984"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Pr>
                <w:sz w:val="18"/>
                <w:szCs w:val="18"/>
              </w:rPr>
              <w:t>Key attributes</w:t>
            </w:r>
          </w:p>
        </w:tc>
      </w:tr>
      <w:tr w:rsidR="00D15566" w:rsidRPr="00092B1C" w14:paraId="250C6AFC" w14:textId="77777777" w:rsidTr="00896C73">
        <w:trPr>
          <w:trHeight w:val="554"/>
          <w:jc w:val="center"/>
        </w:trPr>
        <w:tc>
          <w:tcPr>
            <w:tcW w:w="1701"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Pr>
                <w:sz w:val="18"/>
                <w:szCs w:val="18"/>
              </w:rPr>
              <w:t>Road network</w:t>
            </w:r>
          </w:p>
        </w:tc>
        <w:tc>
          <w:tcPr>
            <w:tcW w:w="1560"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Pr>
                <w:sz w:val="18"/>
                <w:szCs w:val="18"/>
              </w:rPr>
              <w:t>Segment level</w:t>
            </w:r>
          </w:p>
        </w:tc>
        <w:tc>
          <w:tcPr>
            <w:tcW w:w="1984" w:type="dxa"/>
            <w:tcBorders>
              <w:top w:val="single" w:sz="4" w:space="0" w:color="auto"/>
              <w:bottom w:val="nil"/>
            </w:tcBorders>
          </w:tcPr>
          <w:p w14:paraId="1169DB3D" w14:textId="77777777" w:rsidR="00D15566" w:rsidRPr="00092B1C" w:rsidRDefault="00D15566" w:rsidP="00D15566">
            <w:pPr>
              <w:pStyle w:val="p1a"/>
              <w:rPr>
                <w:sz w:val="18"/>
                <w:szCs w:val="18"/>
              </w:rPr>
            </w:pPr>
            <w:r>
              <w:rPr>
                <w:sz w:val="18"/>
                <w:szCs w:val="18"/>
              </w:rPr>
              <w:t>Functional class, speed limit, direction</w:t>
            </w:r>
          </w:p>
        </w:tc>
      </w:tr>
      <w:tr w:rsidR="00D15566" w:rsidRPr="00092B1C" w14:paraId="522BD67B" w14:textId="77777777" w:rsidTr="00896C73">
        <w:trPr>
          <w:trHeight w:val="572"/>
          <w:jc w:val="center"/>
        </w:trPr>
        <w:tc>
          <w:tcPr>
            <w:tcW w:w="1701" w:type="dxa"/>
            <w:tcBorders>
              <w:top w:val="nil"/>
            </w:tcBorders>
          </w:tcPr>
          <w:p w14:paraId="68710562" w14:textId="77777777" w:rsidR="00D15566" w:rsidRPr="00092B1C" w:rsidRDefault="00D15566" w:rsidP="007C5946">
            <w:pPr>
              <w:ind w:firstLine="0"/>
              <w:jc w:val="left"/>
              <w:rPr>
                <w:sz w:val="18"/>
                <w:szCs w:val="18"/>
              </w:rPr>
            </w:pPr>
            <w:r>
              <w:rPr>
                <w:sz w:val="18"/>
                <w:szCs w:val="18"/>
              </w:rPr>
              <w:t>Points of interest</w:t>
            </w:r>
          </w:p>
        </w:tc>
        <w:tc>
          <w:tcPr>
            <w:tcW w:w="1560" w:type="dxa"/>
            <w:tcBorders>
              <w:top w:val="nil"/>
            </w:tcBorders>
          </w:tcPr>
          <w:p w14:paraId="52E87783" w14:textId="77777777" w:rsidR="00D15566" w:rsidRPr="00092B1C" w:rsidRDefault="00D15566" w:rsidP="007C5946">
            <w:pPr>
              <w:ind w:firstLine="0"/>
              <w:jc w:val="left"/>
              <w:rPr>
                <w:sz w:val="18"/>
                <w:szCs w:val="18"/>
              </w:rPr>
            </w:pPr>
            <w:r>
              <w:rPr>
                <w:sz w:val="18"/>
                <w:szCs w:val="18"/>
              </w:rPr>
              <w:t xml:space="preserve">Amap (Gaode)</w:t>
            </w:r>
          </w:p>
        </w:tc>
        <w:tc>
          <w:tcPr>
            <w:tcW w:w="1418" w:type="dxa"/>
            <w:tcBorders>
              <w:top w:val="nil"/>
            </w:tcBorders>
          </w:tcPr>
          <w:p w14:paraId="3B3DC08B" w14:textId="77777777" w:rsidR="00D15566" w:rsidRPr="00092B1C" w:rsidRDefault="00D15566" w:rsidP="00D15566">
            <w:pPr>
              <w:pStyle w:val="p1a"/>
              <w:rPr>
                <w:sz w:val="18"/>
                <w:szCs w:val="18"/>
              </w:rPr>
            </w:pPr>
            <w:r>
              <w:rPr>
                <w:sz w:val="18"/>
                <w:szCs w:val="18"/>
              </w:rPr>
              <w:t>Point</w:t>
            </w:r>
          </w:p>
        </w:tc>
        <w:tc>
          <w:tcPr>
            <w:tcW w:w="1984" w:type="dxa"/>
            <w:tcBorders>
              <w:top w:val="nil"/>
            </w:tcBorders>
          </w:tcPr>
          <w:p w14:paraId="4B107A2C" w14:textId="77777777" w:rsidR="00D15566" w:rsidRPr="00092B1C" w:rsidRDefault="00D15566" w:rsidP="00D15566">
            <w:pPr>
              <w:pStyle w:val="p1a"/>
              <w:rPr>
                <w:sz w:val="18"/>
                <w:szCs w:val="18"/>
              </w:rPr>
            </w:pPr>
            <w:r>
              <w:rPr>
                <w:sz w:val="18"/>
                <w:szCs w:val="18"/>
              </w:rPr>
              <w:t>Sub-category, name, WGS84 coordinates</w:t>
            </w:r>
          </w:p>
        </w:tc>
      </w:tr>
      <w:tr w:rsidR="00D15566" w:rsidRPr="00092B1C" w14:paraId="2B90470D" w14:textId="77777777" w:rsidTr="00896C73">
        <w:trPr>
          <w:trHeight w:val="714"/>
          <w:jc w:val="center"/>
        </w:trPr>
        <w:tc>
          <w:tcPr>
            <w:tcW w:w="1701" w:type="dxa"/>
          </w:tcPr>
          <w:p w14:paraId="76D0071E" w14:textId="77777777" w:rsidR="00D15566" w:rsidRPr="00092B1C" w:rsidRDefault="00D15566" w:rsidP="007C5946">
            <w:pPr>
              <w:ind w:firstLine="0"/>
              <w:jc w:val="left"/>
              <w:rPr>
                <w:sz w:val="18"/>
                <w:szCs w:val="18"/>
              </w:rPr>
            </w:pPr>
            <w:r>
              <w:rPr>
                <w:sz w:val="18"/>
                <w:szCs w:val="18"/>
              </w:rPr>
              <w:t>Population spatiotemporal distribution</w:t>
            </w:r>
          </w:p>
        </w:tc>
        <w:tc>
          <w:tcPr>
            <w:tcW w:w="1560" w:type="dxa"/>
          </w:tcPr>
          <w:p w14:paraId="25AE1352" w14:textId="77777777" w:rsidR="00D15566" w:rsidRPr="00092B1C" w:rsidRDefault="00D15566" w:rsidP="007C5946">
            <w:pPr>
              <w:ind w:firstLine="0"/>
              <w:jc w:val="left"/>
              <w:rPr>
                <w:sz w:val="18"/>
                <w:szCs w:val="18"/>
              </w:rPr>
            </w:pPr>
            <w:r>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Pr>
                <w:sz w:val="18"/>
                <w:szCs w:val="18"/>
              </w:rPr>
              <w:t>100 m grid</w:t>
            </w:r>
          </w:p>
        </w:tc>
        <w:tc>
          <w:tcPr>
            <w:tcW w:w="1984" w:type="dxa"/>
          </w:tcPr>
          <w:p w14:paraId="702A8DD6" w14:textId="77777777" w:rsidR="00D15566" w:rsidRPr="00092B1C" w:rsidRDefault="00D15566" w:rsidP="00D15566">
            <w:pPr>
              <w:pStyle w:val="p1a"/>
              <w:rPr>
                <w:sz w:val="18"/>
                <w:szCs w:val="18"/>
              </w:rPr>
            </w:pPr>
            <w:r>
              <w:rPr>
                <w:sz w:val="18"/>
                <w:szCs w:val="18"/>
              </w:rPr>
              <w:t>Hourly OD flows, commuting modes</w:t>
            </w:r>
          </w:p>
        </w:tc>
      </w:tr>
      <w:tr w:rsidR="00D15566" w:rsidRPr="00092B1C" w14:paraId="5D524F47" w14:textId="77777777" w:rsidTr="00896C73">
        <w:trPr>
          <w:trHeight w:val="554"/>
          <w:jc w:val="center"/>
        </w:trPr>
        <w:tc>
          <w:tcPr>
            <w:tcW w:w="1701" w:type="dxa"/>
          </w:tcPr>
          <w:p w14:paraId="59027E62" w14:textId="77777777" w:rsidR="00D15566" w:rsidRPr="00092B1C" w:rsidRDefault="00D15566" w:rsidP="007C5946">
            <w:pPr>
              <w:ind w:firstLine="0"/>
              <w:jc w:val="left"/>
              <w:rPr>
                <w:sz w:val="18"/>
                <w:szCs w:val="18"/>
              </w:rPr>
            </w:pPr>
            <w:r>
              <w:rPr>
                <w:sz w:val="18"/>
                <w:szCs w:val="18"/>
              </w:rPr>
              <w:t>Block-level population</w:t>
            </w:r>
          </w:p>
        </w:tc>
        <w:tc>
          <w:tcPr>
            <w:tcW w:w="1560" w:type="dxa"/>
          </w:tcPr>
          <w:p w14:paraId="4FB76C70" w14:textId="77777777" w:rsidR="00D15566" w:rsidRPr="00092B1C" w:rsidRDefault="00D15566" w:rsidP="007C5946">
            <w:pPr>
              <w:ind w:firstLine="0"/>
              <w:jc w:val="left"/>
              <w:rPr>
                <w:sz w:val="18"/>
                <w:szCs w:val="18"/>
              </w:rPr>
            </w:pPr>
            <w:r>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Pr>
                <w:sz w:val="18"/>
                <w:szCs w:val="18"/>
              </w:rPr>
              <w:t>Block</w:t>
            </w:r>
          </w:p>
        </w:tc>
        <w:tc>
          <w:tcPr>
            <w:tcW w:w="1984" w:type="dxa"/>
          </w:tcPr>
          <w:p w14:paraId="71296D48" w14:textId="77777777" w:rsidR="00D15566" w:rsidRPr="00092B1C" w:rsidRDefault="00D15566" w:rsidP="007C5946">
            <w:pPr>
              <w:ind w:firstLine="0"/>
              <w:jc w:val="left"/>
              <w:rPr>
                <w:sz w:val="18"/>
                <w:szCs w:val="18"/>
              </w:rPr>
            </w:pPr>
            <w:r>
              <w:rPr>
                <w:sz w:val="18"/>
                <w:szCs w:val="18"/>
              </w:rPr>
              <w:t>Resident population count</w:t>
            </w:r>
          </w:p>
        </w:tc>
      </w:tr>
      <w:tr w:rsidR="00D15566" w:rsidRPr="00092B1C" w14:paraId="63B72D7D" w14:textId="77777777" w:rsidTr="00896C73">
        <w:trPr>
          <w:trHeight w:val="718"/>
          <w:jc w:val="center"/>
        </w:trPr>
        <w:tc>
          <w:tcPr>
            <w:tcW w:w="1701" w:type="dxa"/>
          </w:tcPr>
          <w:p w14:paraId="39B834D4" w14:textId="77777777" w:rsidR="00D15566" w:rsidRPr="00092B1C" w:rsidRDefault="00D15566" w:rsidP="007C5946">
            <w:pPr>
              <w:ind w:firstLine="0"/>
              <w:jc w:val="left"/>
              <w:rPr>
                <w:sz w:val="18"/>
                <w:szCs w:val="18"/>
              </w:rPr>
            </w:pPr>
            <w:r>
              <w:rPr>
                <w:sz w:val="18"/>
                <w:szCs w:val="18"/>
              </w:rPr>
              <w:t>Age structure</w:t>
            </w:r>
          </w:p>
        </w:tc>
        <w:tc>
          <w:tcPr>
            <w:tcW w:w="1560" w:type="dxa"/>
          </w:tcPr>
          <w:p w14:paraId="6ACF8147" w14:textId="77777777" w:rsidR="00D15566" w:rsidRPr="00092B1C" w:rsidRDefault="00D15566" w:rsidP="007C5946">
            <w:pPr>
              <w:ind w:firstLine="0"/>
              <w:jc w:val="left"/>
              <w:rPr>
                <w:sz w:val="18"/>
                <w:szCs w:val="18"/>
              </w:rPr>
            </w:pPr>
            <w:r>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Pr>
                <w:sz w:val="18"/>
                <w:szCs w:val="18"/>
              </w:rPr>
              <w:t>District/county</w:t>
            </w:r>
          </w:p>
        </w:tc>
        <w:tc>
          <w:tcPr>
            <w:tcW w:w="1984" w:type="dxa"/>
          </w:tcPr>
          <w:p w14:paraId="42FC4A32" w14:textId="77777777" w:rsidR="00D15566" w:rsidRPr="00092B1C" w:rsidRDefault="00D15566" w:rsidP="007C5946">
            <w:pPr>
              <w:ind w:firstLine="0"/>
              <w:jc w:val="left"/>
              <w:rPr>
                <w:sz w:val="18"/>
                <w:szCs w:val="18"/>
              </w:rPr>
            </w:pPr>
            <w:r>
              <w:rPr>
                <w:sz w:val="18"/>
                <w:szCs w:val="18"/>
              </w:rPr>
              <w:t>Age-sex distribution by 5-year cohort</w:t>
            </w:r>
          </w:p>
        </w:tc>
      </w:tr>
      <w:tr w:rsidR="00D15566" w:rsidRPr="00092B1C" w14:paraId="2F8DBE8E" w14:textId="77777777" w:rsidTr="00896C73">
        <w:trPr>
          <w:trHeight w:val="569"/>
          <w:jc w:val="center"/>
        </w:trPr>
        <w:tc>
          <w:tcPr>
            <w:tcW w:w="1701" w:type="dxa"/>
            <w:tcBorders>
              <w:bottom w:val="nil"/>
            </w:tcBorders>
          </w:tcPr>
          <w:p w14:paraId="0558FFA3" w14:textId="77777777" w:rsidR="00D15566" w:rsidRPr="00092B1C" w:rsidRDefault="00D15566" w:rsidP="007C5946">
            <w:pPr>
              <w:ind w:firstLine="0"/>
              <w:jc w:val="left"/>
              <w:rPr>
                <w:sz w:val="18"/>
                <w:szCs w:val="18"/>
              </w:rPr>
            </w:pPr>
            <w:r>
              <w:rPr>
                <w:sz w:val="18"/>
                <w:szCs w:val="18"/>
              </w:rPr>
              <w:lastRenderedPageBreak/>
              <w:t>Commuting patterns</w:t>
            </w:r>
          </w:p>
        </w:tc>
        <w:tc>
          <w:tcPr>
            <w:tcW w:w="1560" w:type="dxa"/>
            <w:tcBorders>
              <w:bottom w:val="nil"/>
            </w:tcBorders>
          </w:tcPr>
          <w:p w14:paraId="4253C0EB" w14:textId="77777777" w:rsidR="00D15566" w:rsidRPr="00092B1C" w:rsidRDefault="00D15566" w:rsidP="007C5946">
            <w:pPr>
              <w:ind w:firstLine="0"/>
              <w:jc w:val="left"/>
              <w:rPr>
                <w:sz w:val="18"/>
                <w:szCs w:val="18"/>
              </w:rPr>
            </w:pPr>
            <w:r>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Pr>
                <w:sz w:val="18"/>
                <w:szCs w:val="18"/>
              </w:rPr>
              <w:t>100 m grid</w:t>
            </w:r>
          </w:p>
        </w:tc>
        <w:tc>
          <w:tcPr>
            <w:tcW w:w="1984" w:type="dxa"/>
            <w:tcBorders>
              <w:bottom w:val="nil"/>
            </w:tcBorders>
          </w:tcPr>
          <w:p w14:paraId="46F491E4" w14:textId="77777777" w:rsidR="00D15566" w:rsidRPr="00092B1C" w:rsidRDefault="00D15566" w:rsidP="007C5946">
            <w:pPr>
              <w:ind w:firstLine="0"/>
              <w:jc w:val="left"/>
              <w:rPr>
                <w:sz w:val="18"/>
                <w:szCs w:val="18"/>
              </w:rPr>
            </w:pPr>
            <w:r>
              <w:rPr>
                <w:sz w:val="18"/>
                <w:szCs w:val="18"/>
              </w:rPr>
              <w:t>Modal split (car, metro, bus, etc.)</w:t>
            </w:r>
          </w:p>
        </w:tc>
      </w:tr>
      <w:tr w:rsidR="00D15566" w:rsidRPr="00092B1C" w14:paraId="3238621D" w14:textId="77777777" w:rsidTr="00896C73">
        <w:trPr>
          <w:trHeight w:val="569"/>
          <w:jc w:val="center"/>
        </w:trPr>
        <w:tc>
          <w:tcPr>
            <w:tcW w:w="1701"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Pr>
                <w:sz w:val="18"/>
                <w:szCs w:val="18"/>
              </w:rPr>
              <w:t>Administrative boundaries</w:t>
            </w:r>
          </w:p>
        </w:tc>
        <w:tc>
          <w:tcPr>
            <w:tcW w:w="1560"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Pr>
                <w:sz w:val="18"/>
                <w:szCs w:val="18"/>
              </w:rPr>
              <w:t>Polygon</w:t>
            </w:r>
          </w:p>
        </w:tc>
        <w:tc>
          <w:tcPr>
            <w:tcW w:w="1984" w:type="dxa"/>
            <w:tcBorders>
              <w:top w:val="nil"/>
              <w:bottom w:val="single" w:sz="12" w:space="0" w:color="auto"/>
            </w:tcBorders>
          </w:tcPr>
          <w:p w14:paraId="7C71BBA3" w14:textId="77777777" w:rsidR="00D15566" w:rsidRPr="00092B1C" w:rsidRDefault="00D15566" w:rsidP="007C5946">
            <w:pPr>
              <w:ind w:firstLine="0"/>
              <w:jc w:val="left"/>
              <w:rPr>
                <w:sz w:val="18"/>
                <w:szCs w:val="18"/>
              </w:rPr>
            </w:pPr>
            <w:r>
              <w:rPr>
                <w:sz w:val="18"/>
                <w:szCs w:val="18"/>
              </w:rPr>
              <w:t xml:space="preserve">Yizhuang Development Area regulatory boundary</w:t>
            </w:r>
          </w:p>
        </w:tc>
      </w:tr>
    </w:tbl>
    <w:bookmarkEnd w:id="12"/>
    <w:bookmarkEnd w:id="13"/>
    <w:p w14:paraId="4DEE3B1E" w14:textId="1B919E7B" w:rsidR="00A6230B" w:rsidRPr="00092B1C" w:rsidRDefault="00A6230B" w:rsidP="001A5011">
      <w:pPr>
        <w:pStyle w:val="heading2"/>
        <w:numPr>
          <w:ilvl w:val="1"/>
          <w:numId w:val="7"/>
        </w:numPr>
        <w:spacing w:before="160"/>
      </w:pPr>
      <w:r>
        <w:t xml:space="preserve">Research Framework</w:t>
      </w:r>
    </w:p>
    <w:p w14:paraId="3296CA1D" w14:textId="131455CD" w:rsidR="003F5019" w:rsidRPr="00092B1C" w:rsidRDefault="003F5019" w:rsidP="001A5011">
      <w:pPr>
        <w:pStyle w:val="p1a"/>
        <w:rPr>
          <w:lang w:eastAsia="zh-CN"/>
        </w:rPr>
      </w:pPr>
      <w:bookmarkStart w:id="14" w:name="OLE_LINK144"/>
      <w:bookmarkStart w:id="15" w:name="OLE_LINK145"/>
      <w:del w:id="9007" w:author="Liang Wang" w:date="2026-10-27T00:00:00Z">
        <w:r>
          <w:rPr>
            <w:lang w:eastAsia="zh-CN"/>
          </w:rPr>
          <w:delText xml:space="preserve">We</w:delText>
        </w:r>
      </w:del>
      <w:ins w:id="9008" w:author="Liang Wang" w:date="2026-10-27T00:00:00Z">
        <w:r>
          <w:rPr>
            <w:lang w:eastAsia="zh-CN"/>
          </w:rPr>
          <w:t xml:space="preserve">As shown in Fig. 2, we</w:t>
        </w:r>
      </w:ins>
      <w:r>
        <w:rPr>
          <w:lang w:eastAsia="zh-CN"/>
        </w:rPr>
        <w:t xml:space="preserv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w:t>
      </w:r>
      <w:del w:id="9009" w:author="Liang Wang" w:date="2026-10-27T00:00:00Z">
        <w:r>
          <w:rPr>
            <w:lang w:eastAsia="zh-CN"/>
          </w:rPr>
          <w:delText xml:space="preserve"> resilience along three dimensions with explicit indicators:</w:delText>
        </w:r>
      </w:del>
      <w:r>
        <w:rPr>
          <w:lang w:eastAsia="zh-CN"/>
        </w:rPr>
        <w:t xml:space="preserve"> structural resilience (closure length and ratio</w:t>
      </w:r>
      <w:del w:id="9010" w:author="Liang Wang" w:date="2026-10-27T00:00:00Z">
        <w:r>
          <w:rPr>
            <w:lang w:eastAsia="zh-CN"/>
          </w:rPr>
          <w:delText xml:space="preserve"> within the influence zone</w:delText>
        </w:r>
      </w:del>
      <w:r>
        <w:rPr>
          <w:lang w:eastAsia="zh-CN"/>
        </w:rPr>
        <w:t xml:space="preserve">), functional resilience (supply</w:t>
      </w:r>
      <w:del w:id="9011" w:author="Liang Wang" w:date="2026-10-27T00:00:00Z">
        <w:r>
          <w:rPr>
            <w:lang w:eastAsia="zh-CN"/>
          </w:rPr>
          <w:delText xml:space="preserve">-task completion rate, on-time life-rescue rate,</w:delText>
        </w:r>
      </w:del>
      <w:ins w:id="9012" w:author="Liang Wang" w:date="2026-10-27T00:00:00Z">
        <w:r>
          <w:rPr>
            <w:lang w:eastAsia="zh-CN"/>
          </w:rPr>
          <w:t xml:space="preserve"> and</w:t>
        </w:r>
      </w:ins>
      <w:r>
        <w:rPr>
          <w:lang w:eastAsia="zh-CN"/>
        </w:rPr>
        <w:t xml:space="preserve"> evacuation completion </w:t>
      </w:r>
      <w:del w:id="9013" w:author="Liang Wang" w:date="2026-10-27T00:00:00Z">
        <w:r>
          <w:rPr>
            <w:lang w:eastAsia="zh-CN"/>
          </w:rPr>
          <w:delText xml:space="preserve">rate by vulnerability class, and</w:delText>
        </w:r>
      </w:del>
      <w:ins w:id="9014" w:author="Liang Wang" w:date="2026-10-27T00:00:00Z">
        <w:r>
          <w:rPr>
            <w:lang w:eastAsia="zh-CN"/>
          </w:rPr>
          <w:t xml:space="preserve">rates,</w:t>
        </w:r>
      </w:ins>
      <w:r>
        <w:rPr>
          <w:lang w:eastAsia="zh-CN"/>
        </w:rPr>
        <w:t xml:space="preserve"> cumulative risk exposure), and adaptive resilience (marginal </w:t>
      </w:r>
      <w:del w:id="9015" w:author="Liang Wang" w:date="2026-10-27T00:00:00Z">
        <w:r>
          <w:rPr>
            <w:lang w:eastAsia="zh-CN"/>
          </w:rPr>
          <w:delText xml:space="preserve">improvement from technology- or policy-driven interventions,</w:delText>
        </w:r>
      </w:del>
      <w:ins w:id="9016" w:author="Liang Wang" w:date="2026-10-27T00:00:00Z">
        <w:r>
          <w:rPr>
            <w:lang w:eastAsia="zh-CN"/>
          </w:rPr>
          <w:t xml:space="preserve">gains from interventions</w:t>
        </w:r>
      </w:ins>
      <w:r>
        <w:rPr>
          <w:lang w:eastAsia="zh-CN"/>
        </w:rPr>
        <w:t xml:space="preserve"> such as truck-drone relay or fleet expansion).</w:t>
      </w:r>
    </w:p>
    <w:p w14:paraId="7E72B1CF" w14:textId="4D6CFF0D" w:rsidR="00C56E6A" w:rsidRPr="00092B1C" w:rsidRDefault="00C56E6A" w:rsidP="001A5011">
      <w:pPr>
        <w:spacing w:before="360"/>
        <w:ind w:left="227" w:hanging="227"/>
        <w:jc w:val="center"/>
        <w:rPr>
          <w:i/>
          <w:iCs/>
          <w:lang w:eastAsia="zh-CN"/>
        </w:rPr>
      </w:pPr>
      <w:bookmarkStart w:id="16" w:name="OLE_LINK77"/>
      <w:bookmarkStart w:id="17" w:name="OLE_LINK78"/>
      <w:bookmarkEnd w:id="14"/>
      <w:bookmarkEnd w:id="15"/>
      <w:del w:id="9089" w:author="Liang Wang" w:date="2026-10-27T00:00:00Z">
        <w:r>
          <w:rPr>
            <w:rFonts w:eastAsia="仿宋"/>
            <w:noProof/>
            <w:sz w:val="24"/>
            <w:szCs w:val="24"/>
          </w:rPr>
          <w:drawing>
            <wp:inline distT="0" distB="0" distL="0" distR="0" wp14:anchorId="698165E5" wp14:editId="71F5482D">
              <wp:extent cx="4183200" cy="1472400"/>
              <wp:effectExtent l="0" t="0" r="8255" b="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183200" cy="1472400"/>
                      </a:xfrm>
                      <a:prstGeom prst="rect">
                        <a:avLst/>
                      </a:prstGeom>
                    </pic:spPr>
                  </pic:pic>
                </a:graphicData>
              </a:graphic>
            </wp:inline>
          </w:drawing>
        </w:r>
      </w:del>
      <w:ins w:id="9090" w:author="Liang Wang" w:date="2026-10-27T00:00:00Z">
        <w:r>
          <w:rPr>
            <w:rFonts w:eastAsia="仿宋"/>
            <w:noProof/>
            <w:sz w:val="24"/>
            <w:szCs w:val="24"/>
          </w:rPr>
          <w:drawing>
            <wp:inline distT="0" distB="0" distL="0" distR="0" wp14:anchorId="698165E5" wp14:editId="71F5482D">
              <wp:extent cx="4391660" cy="1667719"/>
              <wp:effectExtent l="0" t="0" r="0" b="0"/>
              <wp:docPr id="440287399" name="Figure 2 (high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100"/>
                      <a:stretch>
                        <a:fillRect/>
                      </a:stretch>
                    </pic:blipFill>
                    <pic:spPr>
                      <a:xfrm>
                        <a:off x="0" y="0"/>
                        <a:ext cx="4391660" cy="1667719"/>
                      </a:xfrm>
                      <a:prstGeom prst="rect">
                        <a:avLst/>
                      </a:prstGeom>
                    </pic:spPr>
                  </pic:pic>
                </a:graphicData>
              </a:graphic>
            </wp:inline>
          </w:drawing>
        </w:r>
      </w:ins>
    </w:p>
    <w:p w14:paraId="1F5B9230" w14:textId="6DD2B3A3" w:rsidR="007808C2" w:rsidRPr="00092B1C" w:rsidRDefault="007808C2" w:rsidP="007808C2">
      <w:pPr>
        <w:pStyle w:val="figurecaption"/>
        <w:jc w:val="both"/>
        <w:rPr>
          <w:lang w:eastAsia="zh-CN"/>
        </w:rPr>
      </w:pPr>
      <w:r>
        <w:rPr>
          <w:b/>
        </w:rPr>
        <w:t xml:space="preserve">Fig. </w:t>
        <w:fldChar w:fldCharType="begin" w:fldLock="1"/>
        <w:instrText xml:space="preserve"> SEQ "Figure" \* MERGEFORMAT </w:instrText>
        <w:fldChar w:fldCharType="separate"/>
      </w:r>
      <w:r>
        <w:rPr>
          <w:b/>
          <w:noProof/>
        </w:rPr>
        <w:t>2</w:t>
      </w:r>
      <w:r>
        <w:rPr>
          <w:b/>
        </w:rPr>
        <w:fldChar w:fldCharType="end"/>
        <w:t>.</w:t>
      </w:r>
      <w:r>
        <w:t xml:space="preserve"> Technical roadmap of the coordinated emergency response framework: scenario-driven, dual-chain coordination, and resilience assessment.</w:t>
      </w:r>
    </w:p>
    <w:bookmarkEnd w:id="16"/>
    <w:bookmarkEnd w:id="17"/>
    <w:p w14:paraId="50A3D98E" w14:textId="602BDDFF" w:rsidR="00A6230B" w:rsidRPr="00092B1C" w:rsidRDefault="00A6230B" w:rsidP="001A5011">
      <w:pPr>
        <w:pStyle w:val="heading1"/>
        <w:numPr>
          <w:ilvl w:val="0"/>
          <w:numId w:val="7"/>
        </w:numPr>
      </w:pPr>
      <w:r>
        <w:t>Methodology</w:t>
      </w:r>
    </w:p>
    <w:p w14:paraId="38DDFC1F" w14:textId="2026BF03" w:rsidR="00A6230B" w:rsidRPr="00092B1C" w:rsidRDefault="009E3732" w:rsidP="001A5011">
      <w:pPr>
        <w:pStyle w:val="heading2"/>
        <w:numPr>
          <w:ilvl w:val="1"/>
          <w:numId w:val="7"/>
        </w:numPr>
        <w:spacing w:before="0"/>
      </w:pPr>
      <w:r>
        <w:rPr>
          <w:rFonts w:hint="eastAsia"/>
          <w:lang w:eastAsia="zh-CN"/>
        </w:rPr>
        <w:t>S</w:t>
      </w:r>
      <w:r>
        <w:t xml:space="preserve">cenario Modelling</w:t>
      </w:r>
    </w:p>
    <w:p w14:paraId="3A8CA17B" w14:textId="44DF4E3A" w:rsidR="00FC50B9" w:rsidRPr="00092B1C" w:rsidRDefault="00FC50B9" w:rsidP="001A5011">
      <w:pPr>
        <w:pStyle w:val="p1a"/>
        <w:rPr>
          <w:lang w:eastAsia="zh-CN"/>
        </w:rPr>
      </w:pPr>
      <w:r>
        <w:rPr>
          <w:lang w:eastAsia="zh-CN"/>
        </w:rPr>
        <w:t xml:space="preserve">Chlorine atmospheric dispersion is simulated using the Gaussian plume model</w:t>
      </w:r>
      <w:ins w:id="9017" w:author="Liang Wang" w:date="2026-10-27T00:00:00Z">
        <w:r>
          <w:rPr>
            <w:lang w:eastAsia="zh-CN"/>
          </w:rPr>
          <w:t xml:space="preserve">, a standard approach for studying the transport of airborne contaminants due to turbulent diffusion and advection by the wind</w:t>
        </w:r>
      </w:ins>
      <w:r>
        <w:rPr>
          <w:lang w:eastAsia="zh-CN"/>
        </w:rPr>
        <w:t xml:space="preserve">. The scenario assumes a 5 kg/min release rate with a 3.0 m/s southwest wind. Hazard zones are defined by </w:t>
      </w:r>
      <w:del w:id="9018" w:author="Liang Wang" w:date="2026-10-27T00:00:00Z">
        <w:r>
          <w:rPr>
            <w:lang w:eastAsia="zh-CN"/>
          </w:rPr>
          <w:delText xml:space="preserve">ERPG thresholds: ERPG-3 indicates a core hazard zone requiring mandatory evacuation</w:delText>
        </w:r>
      </w:del>
      <w:ins w:id="9019" w:author="Liang Wang" w:date="2026-10-27T00:00:00Z">
        <w:r>
          <w:rPr>
            <w:lang w:eastAsia="zh-CN"/>
          </w:rPr>
          <w:t xml:space="preserve">the Emergency Response Planning Guidelines (ERPG) of the American Industrial Hygiene Association</w:t>
        </w:r>
      </w:ins>
      <w:r>
        <w:rPr>
          <w:lang w:eastAsia="zh-CN"/>
        </w:rPr>
        <w:t xml:space="preserve">. ERPG-2 is </w:t>
      </w:r>
      <w:ins w:id="9020" w:author="Liang Wang" w:date="2026-10-27T00:00:00Z">
        <w:r>
          <w:rPr>
            <w:lang w:eastAsia="zh-CN"/>
          </w:rPr>
          <w:t xml:space="preserve">the maximum airborne concentration below which it is believed that nearly all individuals could be exposed for up to 1 hour without experiencing or developing irreversible or other serious health effects. Accordingly, the ERPG-3, ERPG-2 and ERPG-1 contours delimit a core zone (mandatory evacuation), </w:t>
        </w:r>
      </w:ins>
      <w:r>
        <w:rPr>
          <w:lang w:eastAsia="zh-CN"/>
        </w:rPr>
        <w:t xml:space="preserve">a warning zone </w:t>
      </w:r>
      <w:del w:id="9021" w:author="Liang Wang" w:date="2026-10-27T00:00:00Z">
        <w:r>
          <w:rPr>
            <w:lang w:eastAsia="zh-CN"/>
          </w:rPr>
          <w:delText xml:space="preserve">recommending urgent evacuation. ERPG-1 is</w:delText>
        </w:r>
      </w:del>
      <w:ins w:id="9022" w:author="Liang Wang" w:date="2026-10-27T00:00:00Z">
        <w:r>
          <w:rPr>
            <w:lang w:eastAsia="zh-CN"/>
          </w:rPr>
          <w:t xml:space="preserve">(urgent evacuation) and</w:t>
        </w:r>
      </w:ins>
      <w:r>
        <w:rPr>
          <w:lang w:eastAsia="zh-CN"/>
        </w:rPr>
        <w:t xml:space="preserve"> an influence zone </w:t>
      </w:r>
      <w:del w:id="9023" w:author="Liang Wang" w:date="2026-10-27T00:00:00Z">
        <w:r>
          <w:rPr>
            <w:lang w:eastAsia="zh-CN"/>
          </w:rPr>
          <w:delText xml:space="preserve">recommending </w:delText>
        </w:r>
      </w:del>
      <w:ins w:id="9024" w:author="Liang Wang" w:date="2026-10-27T00:00:00Z">
        <w:r>
          <w:rPr>
            <w:lang w:eastAsia="zh-CN"/>
          </w:rPr>
          <w:t xml:space="preserve">(</w:t>
        </w:r>
      </w:ins>
      <w:r>
        <w:rPr>
          <w:lang w:eastAsia="zh-CN"/>
        </w:rPr>
        <w:t xml:space="preserve">shelter-in-place</w:t>
      </w:r>
      <w:ins w:id="9025" w:author="Liang Wang" w:date="2026-10-27T00:00:00Z">
        <w:r>
          <w:rPr>
            <w:lang w:eastAsia="zh-CN"/>
          </w:rPr>
          <w:t xml:space="preserve">)</w:t>
        </w:r>
      </w:ins>
      <w:r>
        <w:rPr>
          <w:lang w:eastAsia="zh-CN"/>
        </w:rPr>
        <w:t xml:space="preserve">. We also incorporate BPR-based traffic congestion effects and a 1 km core road-closure zone.</w:t>
      </w:r>
    </w:p>
    <w:p w14:paraId="4E79141E" w14:textId="41745DE0" w:rsidR="00A6230B" w:rsidRPr="00092B1C" w:rsidRDefault="00A6230B" w:rsidP="001A5011">
      <w:pPr>
        <w:pStyle w:val="heading2"/>
        <w:numPr>
          <w:ilvl w:val="1"/>
          <w:numId w:val="7"/>
        </w:numPr>
        <w:spacing w:before="160"/>
      </w:pPr>
      <w:r>
        <w:lastRenderedPageBreak/>
        <w:t xml:space="preserve">Emergency Supply Distribution Model</w:t>
      </w:r>
    </w:p>
    <w:p w14:paraId="661F7933" w14:textId="32546004" w:rsidR="008C60DC" w:rsidRPr="00092B1C" w:rsidRDefault="008C60DC" w:rsidP="001A5011">
      <w:pPr>
        <w:pStyle w:val="p1a"/>
        <w:rPr>
          <w:lang w:eastAsia="zh-CN"/>
        </w:rPr>
      </w:pPr>
      <w:r>
        <w:rPr>
          <w:rStyle w:val="citation-224"/>
        </w:rPr>
        <w:t xml:space="preserve">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w:t>
      </w:r>
      <w:del w:id="9026" w:author="Liang Wang" w:date="2026-10-27T00:00:00Z">
        <w:r>
          <w:rPr>
            <w:rStyle w:val="citation-224"/>
          </w:rPr>
          <w:delText xml:space="preserve">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delText>
        </w:r>
      </w:del>
      <w:ins w:id="9027" w:author="Liang Wang" w:date="2026-10-27T00:00:00Z">
        <w:r>
          <w:rPr>
            <w:rStyle w:val="citation-224"/>
          </w:rPr>
          <w:t xml:space="preserve">Model parameters are calibrated to historical tanker incidents and the actual emergency-resource inventory of the study area; the 2% k=1 share in ERPG-1 is a conservative upper bound. Travel times on the damaged network are obtained with Dijkstra's algorithm, an algorithm for finding the shortest paths between nodes in a weighted graph, which may represent, for example, a road network.</w:t>
        </w:r>
      </w:ins>
    </w:p>
    <w:p w14:paraId="1A406E90" w14:textId="1032E423" w:rsidR="00A6230B" w:rsidRPr="00092B1C" w:rsidRDefault="00A6230B" w:rsidP="001A5011">
      <w:pPr>
        <w:pStyle w:val="heading2"/>
        <w:numPr>
          <w:ilvl w:val="1"/>
          <w:numId w:val="7"/>
        </w:numPr>
        <w:spacing w:before="160"/>
      </w:pPr>
      <w:r>
        <w:t xml:space="preserve">Multi-type Evacuation Model</w:t>
      </w:r>
    </w:p>
    <w:p w14:paraId="308B262C" w14:textId="37B200AC" w:rsidR="00F307E5" w:rsidRPr="00092B1C" w:rsidRDefault="00F307E5" w:rsidP="001A5011">
      <w:pPr>
        <w:pStyle w:val="p1a"/>
        <w:rPr>
          <w:lang w:eastAsia="zh-CN"/>
        </w:rPr>
      </w:pPr>
      <w:r>
        <w:rPr>
          <w:rStyle w:val="citation-220"/>
        </w:rPr>
        <w:t>A risk-aware time-stepping dispatch model coordinates five transport modes: ambulances, helicopters, buses, private cars, and metros</w:t>
      </w:r>
      <w:r>
        <w:t xml:space="preserve">. </w:t>
      </w:r>
      <w:r>
        <w:rPr>
          <w:rStyle w:val="citation-219"/>
        </w:rPr>
        <w:t>Dispatch occurs in 5-min steps over a 180-min horizon</w:t>
      </w:r>
      <w:r>
        <w:t xml:space="preserve">. </w:t>
      </w:r>
      <w:r>
        <w:rPr>
          <w:rStyle w:val="citation-218"/>
        </w:rPr>
        <w:t>The algorithm prioritizes evacuees dynamically based on vulnerability class (k=1 first) and real-time risk exposure</w:t>
      </w:r>
      <w:r>
        <w:t xml:space="preserve">. </w:t>
      </w:r>
      <w:r>
        <w:rPr>
          <w:rStyle w:val="citation-217"/>
        </w:rPr>
        <w:t>It minimizes weighted evacuation time, dynamic risk exposure, and unmet-demand penalties</w:t>
      </w:r>
      <w:r>
        <w:t>.</w:t>
      </w:r>
    </w:p>
    <w:p w14:paraId="7322F438" w14:textId="21455E3F" w:rsidR="00A6230B" w:rsidRPr="00092B1C" w:rsidRDefault="00A6230B" w:rsidP="001A5011">
      <w:pPr>
        <w:pStyle w:val="heading1"/>
        <w:numPr>
          <w:ilvl w:val="0"/>
          <w:numId w:val="7"/>
        </w:numPr>
      </w:pPr>
      <w:r>
        <w:t>Case Study and Numerical Results</w:t>
      </w:r>
    </w:p>
    <w:p w14:paraId="1EFFFB70" w14:textId="015DD103" w:rsidR="00A6230B" w:rsidRPr="00092B1C" w:rsidRDefault="00A6230B" w:rsidP="001A5011">
      <w:pPr>
        <w:pStyle w:val="heading2"/>
        <w:numPr>
          <w:ilvl w:val="1"/>
          <w:numId w:val="7"/>
        </w:numPr>
        <w:spacing w:before="0"/>
      </w:pPr>
      <w:r>
        <w:t xml:space="preserve">Incident Scenario Configuration</w:t>
      </w:r>
    </w:p>
    <w:p w14:paraId="5D5DAB29" w14:textId="77777777" w:rsidR="00A6230B" w:rsidRPr="00092B1C" w:rsidRDefault="00A6230B" w:rsidP="00A6230B">
      <w:pPr>
        <w:pStyle w:val="p1a"/>
        <w:rPr>
          <w:lang w:eastAsia="zh-CN"/>
        </w:rPr>
      </w:pPr>
      <w:r>
        <w:t xml:space="preserve">Within the 1 km core-closure zone, 96.7 km of road is closed, accounting for 19.1% of the total road length (505.3 km) within the 5 km influence zone.</w:t>
      </w:r>
      <w:r>
        <w:rPr>
          <w:lang w:eastAsia="zh-CN"/>
        </w:rPr>
        <w:t xml:space="preserve"> Based on ERPG concentration contours (after buffering), three response zones are delineated: the ERPG-2 warning zone (≥3 mg/m³ buffer) contains approximately 19,700 people, and the ERPG-1 influence zone (≥1 mg/m³ buffer) contains approximately 407,000 people. Under</w:t>
      </w:r>
      <w:del w:id="9028" w:author="Liang Wang" w:date="2026-10-27T00:00:00Z">
        <w:r>
          <w:rPr>
            <w:lang w:eastAsia="zh-CN"/>
          </w:rPr>
          <w:delText xml:space="preserve"> the</w:delText>
        </w:r>
      </w:del>
      <w:r>
        <w:rPr>
          <w:lang w:eastAsia="zh-CN"/>
        </w:rPr>
        <w:t xml:space="preserve"> differentiated zoning</w:t>
      </w:r>
      <w:del w:id="9029" w:author="Liang Wang" w:date="2026-10-27T00:00:00Z">
        <w:r>
          <w:rPr>
            <w:lang w:eastAsia="zh-CN"/>
          </w:rPr>
          <w:delText xml:space="preserve"> strategy, approximately</w:delText>
        </w:r>
      </w:del>
      <w:ins w:id="9030" w:author="Liang Wang" w:date="2026-10-27T00:00:00Z">
        <w:r>
          <w:rPr>
            <w:lang w:eastAsia="zh-CN"/>
          </w:rPr>
          <w:t xml:space="preserve">, about</w:t>
        </w:r>
      </w:ins>
      <w:r>
        <w:rPr>
          <w:lang w:eastAsia="zh-CN"/>
        </w:rPr>
        <w:t xml:space="preserve"> 13,800 people require active evacuation (k=1 and k=2 in the ERPG-2 zone, plus k=1 in the ERPG-1 zone), while </w:t>
      </w:r>
      <w:del w:id="9031" w:author="Liang Wang" w:date="2026-10-27T00:00:00Z">
        <w:r>
          <w:rPr>
            <w:lang w:eastAsia="zh-CN"/>
          </w:rPr>
          <w:delText xml:space="preserve">approximately</w:delText>
        </w:r>
      </w:del>
      <w:ins w:id="9032" w:author="Liang Wang" w:date="2026-10-27T00:00:00Z">
        <w:r>
          <w:rPr>
            <w:lang w:eastAsia="zh-CN"/>
          </w:rPr>
          <w:t xml:space="preserve">about</w:t>
        </w:r>
      </w:ins>
      <w:r>
        <w:rPr>
          <w:lang w:eastAsia="zh-CN"/>
        </w:rPr>
        <w:t xml:space="preserve"> 413,000</w:t>
      </w:r>
      <w:del w:id="9033" w:author="Liang Wang" w:date="2026-10-27T00:00:00Z">
        <w:r>
          <w:rPr>
            <w:lang w:eastAsia="zh-CN"/>
          </w:rPr>
          <w:delText xml:space="preserve"> people</w:delText>
        </w:r>
      </w:del>
      <w:r>
        <w:rPr>
          <w:lang w:eastAsia="zh-CN"/>
        </w:rPr>
        <w:t xml:space="preserve"> shelter in place</w:t>
      </w:r>
      <w:del w:id="9034" w:author="Liang Wang" w:date="2026-10-27T00:00:00Z">
        <w:r>
          <w:rPr>
            <w:lang w:eastAsia="zh-CN"/>
          </w:rPr>
          <w:delText xml:space="preserve"> (generating supply-distribution demand)</w:delText>
        </w:r>
      </w:del>
      <w:r>
        <w:rPr>
          <w:lang w:eastAsia="zh-CN"/>
        </w:rPr>
        <w:t xml:space="preserve">.</w:t>
      </w:r>
    </w:p>
    <w:p w14:paraId="3B7CB9A4" w14:textId="25500CB3" w:rsidR="00CC6E81" w:rsidRPr="00092B1C" w:rsidRDefault="00A6230B" w:rsidP="001A5011">
      <w:pPr>
        <w:pStyle w:val="heading2"/>
        <w:numPr>
          <w:ilvl w:val="1"/>
          <w:numId w:val="7"/>
        </w:numPr>
        <w:spacing w:before="160"/>
      </w:pPr>
      <w:r>
        <w:t xml:space="preserve">Wind-direction Sensitivity Analysis</w:t>
      </w:r>
    </w:p>
    <w:p w14:paraId="5213F2DA" w14:textId="56F56E13" w:rsidR="00A6230B" w:rsidRPr="00092B1C" w:rsidRDefault="00CC6E81" w:rsidP="00CC6E81">
      <w:pPr>
        <w:pStyle w:val="p1a"/>
        <w:rPr>
          <w:lang w:eastAsia="zh-CN"/>
        </w:rPr>
      </w:pPr>
      <w:r>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10DB9D7" w:rsidR="00A6230B" w:rsidRPr="00092B1C" w:rsidRDefault="00A6230B" w:rsidP="001A5011">
      <w:pPr>
        <w:pStyle w:val="heading2"/>
        <w:numPr>
          <w:ilvl w:val="1"/>
          <w:numId w:val="7"/>
        </w:numPr>
        <w:spacing w:before="160"/>
      </w:pPr>
      <w:r>
        <w:lastRenderedPageBreak/>
        <w:t xml:space="preserve">Supply Distribution Results</w:t>
      </w:r>
    </w:p>
    <w:p w14:paraId="73EDD1DB" w14:textId="788861D4" w:rsidR="00A6230B" w:rsidRPr="00092B1C" w:rsidRDefault="000858D4" w:rsidP="00A6230B">
      <w:pPr>
        <w:pStyle w:val="p1a"/>
        <w:rPr>
          <w:lang w:eastAsia="zh-CN"/>
        </w:rPr>
      </w:pPr>
      <w:r>
        <w:t xml:space="preserve">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w:t>
      </w:r>
      <w:del w:id="9035" w:author="Liang Wang" w:date="2026-10-27T00:00:00Z">
        <w:r>
          <w:delText xml:space="preserve">expands relay capacity (</w:delText>
        </w:r>
      </w:del>
      <w:ins w:id="9036" w:author="Liang Wang" w:date="2026-10-27T00:00:00Z">
        <w:r>
          <w:t xml:space="preserve">adds </w:t>
        </w:r>
      </w:ins>
      <w:r>
        <w:t xml:space="preserve">4 relay tasks</w:t>
      </w:r>
      <w:del w:id="9037" w:author="Liang Wang" w:date="2026-10-27T00:00:00Z">
        <w:r>
          <w:delText xml:space="preserve"> vs. 0 in the truck-only baseline), effectively</w:delText>
        </w:r>
      </w:del>
      <w:r>
        <w:t xml:space="preserve"> covering demand points inside the closure zone, but completes 1 fewer task and its makespan rises from 47.3 to 59.9 min (+26.6%) because relay consumes vehicle time. The drone-only scheme is infeasible since most supplies exceed the 25 kg drone payload limit. </w:t>
      </w:r>
      <w:del w:id="9038" w:author="Liang Wang" w:date="2026-10-27T00:00:00Z">
        <w:r>
          <w:delText xml:space="preserve">The 6 unfinished tasks concentrate on bulk protection-equipment delivery, reflecting supply-point inventory constraints that could be alleviated by adding emergency warehouses.</w:delText>
        </w:r>
      </w:del>
      <w:ins w:id="9039" w:author="Liang Wang" w:date="2026-10-27T00:00:00Z">
        <w:r>
          <w:t xml:space="preserve">The 6 unfinished tasks are bulk protection-equipment deliveries limited by supply-point inventory.</w:t>
        </w:r>
      </w:ins>
    </w:p>
    <w:p w14:paraId="6B66A83B" w14:textId="04EE96EE" w:rsidR="00921ED8" w:rsidRPr="00092B1C" w:rsidRDefault="00763703" w:rsidP="002E090D">
      <w:pPr>
        <w:pStyle w:val="tablecaption"/>
        <w:rPr>
          <w:lang w:eastAsia="zh-CN"/>
        </w:rPr>
      </w:pPr>
      <w:r>
        <w:rPr>
          <w:b/>
        </w:rPr>
        <w:t xml:space="preserve">Table </w:t>
        <w:fldChar w:fldCharType="begin" w:fldLock="1"/>
        <w:instrText xml:space="preserve"> SEQ "Table" \* MERGEFORMAT </w:instrText>
        <w:fldChar w:fldCharType="separate"/>
      </w:r>
      <w:r>
        <w:rPr>
          <w:b/>
          <w:noProof/>
        </w:rPr>
        <w:t>2</w:t>
      </w:r>
      <w:r>
        <w:rPr>
          <w:b/>
        </w:rPr>
        <w:fldChar w:fldCharType="end"/>
        <w:t>.</w:t>
      </w:r>
      <w:r>
        <w:t xml:space="preserve"> Supply delivery scheme comparison</w:t>
      </w:r>
      <w:r>
        <w:rPr>
          <w:rFonts w:hint="eastAsia"/>
          <w:lang w:eastAsia="zh-CN"/>
        </w:rPr>
        <w:t>.</w:t>
      </w:r>
      <w:bookmarkStart w:id="18" w:name="OLE_LINK150"/>
      <w:bookmarkStart w:id="19" w:name="OLE_LINK151"/>
    </w:p>
    <w:tbl>
      <w:tblPr>
        <w:tblStyle w:val="a9"/>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09"/>
        <w:gridCol w:w="992"/>
        <w:gridCol w:w="709"/>
        <w:gridCol w:w="851"/>
        <w:gridCol w:w="708"/>
        <w:gridCol w:w="709"/>
        <w:gridCol w:w="851"/>
      </w:tblGrid>
      <w:tr w:rsidR="002E090D" w:rsidRPr="00092B1C" w14:paraId="759997ED" w14:textId="77777777" w:rsidTr="00896C73">
        <w:trPr>
          <w:trHeight w:val="746"/>
          <w:jc w:val="center"/>
        </w:trPr>
        <w:tc>
          <w:tcPr>
            <w:tcW w:w="1134" w:type="dxa"/>
            <w:tcBorders>
              <w:top w:val="single" w:sz="12" w:space="0" w:color="auto"/>
              <w:bottom w:val="single" w:sz="4" w:space="0" w:color="auto"/>
            </w:tcBorders>
            <w:hideMark/>
          </w:tcPr>
          <w:p w14:paraId="5C50BEBE" w14:textId="4B376937" w:rsidR="00921ED8" w:rsidRPr="00092B1C" w:rsidRDefault="00232758" w:rsidP="00896C73">
            <w:pPr>
              <w:spacing w:line="240" w:lineRule="atLeast"/>
              <w:ind w:firstLine="0"/>
              <w:jc w:val="left"/>
              <w:rPr>
                <w:sz w:val="18"/>
                <w:szCs w:val="18"/>
              </w:rPr>
            </w:pPr>
            <w:r>
              <w:rPr>
                <w:sz w:val="18"/>
                <w:szCs w:val="18"/>
              </w:rPr>
              <w:t>Scheme</w:t>
            </w:r>
          </w:p>
        </w:tc>
        <w:tc>
          <w:tcPr>
            <w:tcW w:w="709" w:type="dxa"/>
            <w:tcBorders>
              <w:top w:val="single" w:sz="12" w:space="0" w:color="auto"/>
              <w:bottom w:val="single" w:sz="4" w:space="0" w:color="auto"/>
            </w:tcBorders>
            <w:hideMark/>
          </w:tcPr>
          <w:p w14:paraId="20B25AAA" w14:textId="4C766325" w:rsidR="00921ED8" w:rsidRPr="00092B1C" w:rsidRDefault="00232758" w:rsidP="00896C73">
            <w:pPr>
              <w:spacing w:line="240" w:lineRule="atLeast"/>
              <w:ind w:firstLine="0"/>
              <w:jc w:val="left"/>
              <w:rPr>
                <w:sz w:val="18"/>
                <w:szCs w:val="18"/>
              </w:rPr>
            </w:pPr>
            <w:r>
              <w:rPr>
                <w:sz w:val="18"/>
                <w:szCs w:val="18"/>
              </w:rPr>
              <w:t>Completed</w:t>
            </w:r>
          </w:p>
        </w:tc>
        <w:tc>
          <w:tcPr>
            <w:tcW w:w="992" w:type="dxa"/>
            <w:tcBorders>
              <w:top w:val="single" w:sz="12" w:space="0" w:color="auto"/>
              <w:bottom w:val="single" w:sz="4" w:space="0" w:color="auto"/>
            </w:tcBorders>
            <w:hideMark/>
          </w:tcPr>
          <w:p w14:paraId="754CE4DA" w14:textId="5F63E80E" w:rsidR="00921ED8" w:rsidRPr="00092B1C" w:rsidRDefault="00232758" w:rsidP="00896C73">
            <w:pPr>
              <w:spacing w:line="240" w:lineRule="atLeast"/>
              <w:ind w:firstLine="0"/>
              <w:jc w:val="left"/>
              <w:rPr>
                <w:sz w:val="18"/>
                <w:szCs w:val="18"/>
              </w:rPr>
            </w:pPr>
            <w:r>
              <w:rPr>
                <w:sz w:val="18"/>
                <w:szCs w:val="18"/>
              </w:rPr>
              <w:t>Makespan</w:t>
            </w:r>
          </w:p>
        </w:tc>
        <w:tc>
          <w:tcPr>
            <w:tcW w:w="709" w:type="dxa"/>
            <w:tcBorders>
              <w:top w:val="single" w:sz="12" w:space="0" w:color="auto"/>
              <w:bottom w:val="single" w:sz="4" w:space="0" w:color="auto"/>
            </w:tcBorders>
            <w:hideMark/>
          </w:tcPr>
          <w:p w14:paraId="21F468C5" w14:textId="085F5CC3" w:rsidR="00921ED8" w:rsidRPr="00092B1C" w:rsidRDefault="00232758" w:rsidP="00896C73">
            <w:pPr>
              <w:spacing w:line="240" w:lineRule="atLeast"/>
              <w:ind w:firstLine="0"/>
              <w:jc w:val="left"/>
              <w:rPr>
                <w:sz w:val="18"/>
                <w:szCs w:val="18"/>
              </w:rPr>
            </w:pPr>
            <w:r>
              <w:rPr>
                <w:sz w:val="18"/>
                <w:szCs w:val="18"/>
              </w:rPr>
              <w:t>Mean time (min)</w:t>
            </w:r>
          </w:p>
        </w:tc>
        <w:tc>
          <w:tcPr>
            <w:tcW w:w="851" w:type="dxa"/>
            <w:tcBorders>
              <w:top w:val="single" w:sz="12" w:space="0" w:color="auto"/>
              <w:bottom w:val="single" w:sz="4" w:space="0" w:color="auto"/>
            </w:tcBorders>
            <w:hideMark/>
          </w:tcPr>
          <w:p w14:paraId="386424DC" w14:textId="2701EED2" w:rsidR="00921ED8" w:rsidRPr="00092B1C" w:rsidRDefault="00232758" w:rsidP="00896C73">
            <w:pPr>
              <w:spacing w:line="240" w:lineRule="atLeast"/>
              <w:ind w:firstLine="0"/>
              <w:jc w:val="left"/>
              <w:rPr>
                <w:sz w:val="18"/>
                <w:szCs w:val="18"/>
              </w:rPr>
            </w:pPr>
            <w:r>
              <w:rPr>
                <w:sz w:val="18"/>
                <w:szCs w:val="18"/>
              </w:rPr>
              <w:t>Penalty</w:t>
            </w:r>
          </w:p>
        </w:tc>
        <w:tc>
          <w:tcPr>
            <w:tcW w:w="708" w:type="dxa"/>
            <w:tcBorders>
              <w:top w:val="single" w:sz="12" w:space="0" w:color="auto"/>
              <w:bottom w:val="single" w:sz="4" w:space="0" w:color="auto"/>
            </w:tcBorders>
            <w:hideMark/>
          </w:tcPr>
          <w:p w14:paraId="74E6D6D9" w14:textId="08CCC537" w:rsidR="00921ED8" w:rsidRPr="00092B1C" w:rsidRDefault="00232758" w:rsidP="00896C73">
            <w:pPr>
              <w:spacing w:line="240" w:lineRule="atLeast"/>
              <w:ind w:firstLine="0"/>
              <w:jc w:val="left"/>
              <w:rPr>
                <w:sz w:val="18"/>
                <w:szCs w:val="18"/>
              </w:rPr>
            </w:pPr>
            <w:r>
              <w:rPr>
                <w:sz w:val="18"/>
                <w:szCs w:val="18"/>
              </w:rPr>
              <w:t>Direct</w:t>
            </w:r>
          </w:p>
        </w:tc>
        <w:tc>
          <w:tcPr>
            <w:tcW w:w="709" w:type="dxa"/>
            <w:tcBorders>
              <w:top w:val="single" w:sz="12" w:space="0" w:color="auto"/>
              <w:bottom w:val="single" w:sz="4" w:space="0" w:color="auto"/>
            </w:tcBorders>
            <w:hideMark/>
          </w:tcPr>
          <w:p w14:paraId="56CD353F" w14:textId="2703F0ED" w:rsidR="00921ED8" w:rsidRPr="00092B1C" w:rsidRDefault="00232758" w:rsidP="00896C73">
            <w:pPr>
              <w:spacing w:line="240" w:lineRule="atLeast"/>
              <w:ind w:firstLine="0"/>
              <w:jc w:val="left"/>
              <w:rPr>
                <w:sz w:val="18"/>
                <w:szCs w:val="18"/>
              </w:rPr>
            </w:pPr>
            <w:r>
              <w:rPr>
                <w:sz w:val="18"/>
                <w:szCs w:val="18"/>
              </w:rPr>
              <w:t>Relay</w:t>
            </w:r>
          </w:p>
        </w:tc>
        <w:tc>
          <w:tcPr>
            <w:tcW w:w="851" w:type="dxa"/>
            <w:tcBorders>
              <w:top w:val="single" w:sz="12" w:space="0" w:color="auto"/>
              <w:bottom w:val="single" w:sz="4" w:space="0" w:color="auto"/>
            </w:tcBorders>
            <w:hideMark/>
          </w:tcPr>
          <w:p w14:paraId="198099D1" w14:textId="1FE097CC" w:rsidR="00921ED8" w:rsidRPr="00092B1C" w:rsidRDefault="00232758" w:rsidP="00896C73">
            <w:pPr>
              <w:spacing w:line="240" w:lineRule="atLeast"/>
              <w:ind w:firstLine="0"/>
              <w:jc w:val="left"/>
              <w:rPr>
                <w:sz w:val="18"/>
                <w:szCs w:val="18"/>
              </w:rPr>
            </w:pPr>
            <w:r>
              <w:rPr>
                <w:sz w:val="18"/>
                <w:szCs w:val="18"/>
              </w:rPr>
              <w:t>Improvement</w:t>
            </w:r>
          </w:p>
        </w:tc>
      </w:tr>
      <w:tr w:rsidR="002E090D" w:rsidRPr="00092B1C" w14:paraId="58333234" w14:textId="77777777" w:rsidTr="00896C73">
        <w:trPr>
          <w:trHeight w:val="564"/>
          <w:jc w:val="center"/>
        </w:trPr>
        <w:tc>
          <w:tcPr>
            <w:tcW w:w="1134" w:type="dxa"/>
            <w:tcBorders>
              <w:top w:val="single" w:sz="4" w:space="0" w:color="auto"/>
            </w:tcBorders>
            <w:hideMark/>
          </w:tcPr>
          <w:p w14:paraId="2066575C" w14:textId="72C4CA29" w:rsidR="00921ED8" w:rsidRPr="00092B1C" w:rsidRDefault="00232758" w:rsidP="00896C73">
            <w:pPr>
              <w:spacing w:line="240" w:lineRule="atLeast"/>
              <w:ind w:firstLine="0"/>
              <w:jc w:val="left"/>
              <w:rPr>
                <w:sz w:val="18"/>
                <w:szCs w:val="18"/>
              </w:rPr>
            </w:pPr>
            <w:r>
              <w:rPr>
                <w:sz w:val="18"/>
                <w:szCs w:val="18"/>
              </w:rPr>
              <w:t>Truck-only</w:t>
            </w:r>
          </w:p>
        </w:tc>
        <w:tc>
          <w:tcPr>
            <w:tcW w:w="709" w:type="dxa"/>
            <w:tcBorders>
              <w:top w:val="single" w:sz="4" w:space="0" w:color="auto"/>
            </w:tcBorders>
            <w:hideMark/>
          </w:tcPr>
          <w:p w14:paraId="11322C6E" w14:textId="77777777" w:rsidR="00921ED8" w:rsidRPr="00092B1C" w:rsidRDefault="00921ED8" w:rsidP="00896C73">
            <w:pPr>
              <w:spacing w:line="240" w:lineRule="atLeast"/>
              <w:ind w:firstLine="0"/>
              <w:jc w:val="left"/>
              <w:rPr>
                <w:sz w:val="18"/>
                <w:szCs w:val="18"/>
              </w:rPr>
            </w:pPr>
            <w:r>
              <w:rPr>
                <w:rFonts w:hint="eastAsia"/>
                <w:sz w:val="18"/>
                <w:szCs w:val="18"/>
              </w:rPr>
              <w:t>61</w:t>
            </w:r>
          </w:p>
        </w:tc>
        <w:tc>
          <w:tcPr>
            <w:tcW w:w="992" w:type="dxa"/>
            <w:tcBorders>
              <w:top w:val="single" w:sz="4" w:space="0" w:color="auto"/>
            </w:tcBorders>
            <w:hideMark/>
          </w:tcPr>
          <w:p w14:paraId="4CDF40CA" w14:textId="77777777" w:rsidR="00921ED8" w:rsidRPr="00092B1C" w:rsidRDefault="00921ED8" w:rsidP="00896C73">
            <w:pPr>
              <w:spacing w:line="240" w:lineRule="atLeast"/>
              <w:ind w:firstLine="0"/>
              <w:jc w:val="left"/>
              <w:rPr>
                <w:sz w:val="18"/>
                <w:szCs w:val="18"/>
              </w:rPr>
            </w:pPr>
            <w:r>
              <w:rPr>
                <w:rFonts w:hint="eastAsia"/>
                <w:sz w:val="18"/>
                <w:szCs w:val="18"/>
              </w:rPr>
              <w:t>47.3</w:t>
            </w:r>
          </w:p>
        </w:tc>
        <w:tc>
          <w:tcPr>
            <w:tcW w:w="709" w:type="dxa"/>
            <w:tcBorders>
              <w:top w:val="single" w:sz="4" w:space="0" w:color="auto"/>
            </w:tcBorders>
            <w:hideMark/>
          </w:tcPr>
          <w:p w14:paraId="2BC57481" w14:textId="77777777" w:rsidR="00921ED8" w:rsidRPr="00092B1C" w:rsidRDefault="00921ED8" w:rsidP="00896C73">
            <w:pPr>
              <w:spacing w:line="240" w:lineRule="atLeast"/>
              <w:ind w:firstLine="0"/>
              <w:jc w:val="left"/>
              <w:rPr>
                <w:sz w:val="18"/>
                <w:szCs w:val="18"/>
              </w:rPr>
            </w:pPr>
            <w:r>
              <w:rPr>
                <w:rFonts w:hint="eastAsia"/>
                <w:sz w:val="18"/>
                <w:szCs w:val="18"/>
              </w:rPr>
              <w:t>24.2</w:t>
            </w:r>
          </w:p>
        </w:tc>
        <w:tc>
          <w:tcPr>
            <w:tcW w:w="851" w:type="dxa"/>
            <w:tcBorders>
              <w:top w:val="single" w:sz="4" w:space="0" w:color="auto"/>
            </w:tcBorders>
            <w:hideMark/>
          </w:tcPr>
          <w:p w14:paraId="51133AA6"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8" w:type="dxa"/>
            <w:tcBorders>
              <w:top w:val="single" w:sz="4" w:space="0" w:color="auto"/>
            </w:tcBorders>
            <w:hideMark/>
          </w:tcPr>
          <w:p w14:paraId="69BDDE93" w14:textId="77777777" w:rsidR="00921ED8" w:rsidRPr="00092B1C" w:rsidRDefault="00921ED8" w:rsidP="00896C73">
            <w:pPr>
              <w:spacing w:line="240" w:lineRule="atLeast"/>
              <w:ind w:firstLine="0"/>
              <w:jc w:val="left"/>
              <w:rPr>
                <w:sz w:val="18"/>
                <w:szCs w:val="18"/>
              </w:rPr>
            </w:pPr>
            <w:r>
              <w:rPr>
                <w:rFonts w:hint="eastAsia"/>
                <w:sz w:val="18"/>
                <w:szCs w:val="18"/>
              </w:rPr>
              <w:t>61</w:t>
            </w:r>
          </w:p>
        </w:tc>
        <w:tc>
          <w:tcPr>
            <w:tcW w:w="709" w:type="dxa"/>
            <w:tcBorders>
              <w:top w:val="single" w:sz="4" w:space="0" w:color="auto"/>
            </w:tcBorders>
            <w:hideMark/>
          </w:tcPr>
          <w:p w14:paraId="3410994D"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851" w:type="dxa"/>
            <w:tcBorders>
              <w:top w:val="single" w:sz="4" w:space="0" w:color="auto"/>
            </w:tcBorders>
            <w:hideMark/>
          </w:tcPr>
          <w:p w14:paraId="7BD5E806" w14:textId="77777777" w:rsidR="00921ED8" w:rsidRPr="00092B1C" w:rsidRDefault="00921ED8" w:rsidP="00896C73">
            <w:pPr>
              <w:spacing w:line="240" w:lineRule="atLeast"/>
              <w:ind w:firstLine="0"/>
              <w:jc w:val="left"/>
              <w:rPr>
                <w:sz w:val="18"/>
                <w:szCs w:val="18"/>
              </w:rPr>
            </w:pPr>
            <w:r>
              <w:rPr>
                <w:rFonts w:hint="eastAsia"/>
                <w:sz w:val="18"/>
                <w:szCs w:val="18"/>
              </w:rPr>
              <w:t>—</w:t>
            </w:r>
          </w:p>
        </w:tc>
      </w:tr>
      <w:tr w:rsidR="002E090D" w:rsidRPr="00092B1C" w14:paraId="6125E6C6" w14:textId="77777777" w:rsidTr="00896C73">
        <w:trPr>
          <w:trHeight w:val="554"/>
          <w:jc w:val="center"/>
        </w:trPr>
        <w:tc>
          <w:tcPr>
            <w:tcW w:w="1134" w:type="dxa"/>
            <w:hideMark/>
          </w:tcPr>
          <w:p w14:paraId="3F19D0AE" w14:textId="5925AA83" w:rsidR="00921ED8" w:rsidRPr="00092B1C" w:rsidRDefault="00232758" w:rsidP="00896C73">
            <w:pPr>
              <w:spacing w:line="240" w:lineRule="atLeast"/>
              <w:ind w:firstLine="0"/>
              <w:jc w:val="left"/>
              <w:rPr>
                <w:sz w:val="18"/>
                <w:szCs w:val="18"/>
              </w:rPr>
            </w:pPr>
            <w:r>
              <w:rPr>
                <w:sz w:val="18"/>
                <w:szCs w:val="18"/>
              </w:rPr>
              <w:t>Truck–UAV</w:t>
            </w:r>
          </w:p>
        </w:tc>
        <w:tc>
          <w:tcPr>
            <w:tcW w:w="709" w:type="dxa"/>
            <w:hideMark/>
          </w:tcPr>
          <w:p w14:paraId="5C676A3E" w14:textId="77777777" w:rsidR="00921ED8" w:rsidRPr="00092B1C" w:rsidRDefault="00921ED8" w:rsidP="00896C73">
            <w:pPr>
              <w:spacing w:line="240" w:lineRule="atLeast"/>
              <w:ind w:firstLine="0"/>
              <w:jc w:val="left"/>
              <w:rPr>
                <w:sz w:val="18"/>
                <w:szCs w:val="18"/>
              </w:rPr>
            </w:pPr>
            <w:r>
              <w:rPr>
                <w:rFonts w:hint="eastAsia"/>
                <w:sz w:val="18"/>
                <w:szCs w:val="18"/>
              </w:rPr>
              <w:t>60</w:t>
            </w:r>
          </w:p>
        </w:tc>
        <w:tc>
          <w:tcPr>
            <w:tcW w:w="992" w:type="dxa"/>
            <w:hideMark/>
          </w:tcPr>
          <w:p w14:paraId="0663ADDC" w14:textId="77777777" w:rsidR="00921ED8" w:rsidRPr="00092B1C" w:rsidRDefault="00921ED8" w:rsidP="00896C73">
            <w:pPr>
              <w:spacing w:line="240" w:lineRule="atLeast"/>
              <w:ind w:firstLine="0"/>
              <w:jc w:val="left"/>
              <w:rPr>
                <w:sz w:val="18"/>
                <w:szCs w:val="18"/>
              </w:rPr>
            </w:pPr>
            <w:r>
              <w:rPr>
                <w:rFonts w:hint="eastAsia"/>
                <w:sz w:val="18"/>
                <w:szCs w:val="18"/>
              </w:rPr>
              <w:t>47.3</w:t>
            </w:r>
          </w:p>
        </w:tc>
        <w:tc>
          <w:tcPr>
            <w:tcW w:w="709" w:type="dxa"/>
            <w:hideMark/>
          </w:tcPr>
          <w:p w14:paraId="39118286" w14:textId="77777777" w:rsidR="00921ED8" w:rsidRPr="00092B1C" w:rsidRDefault="00921ED8" w:rsidP="00896C73">
            <w:pPr>
              <w:spacing w:line="240" w:lineRule="atLeast"/>
              <w:ind w:firstLine="0"/>
              <w:jc w:val="left"/>
              <w:rPr>
                <w:sz w:val="18"/>
                <w:szCs w:val="18"/>
              </w:rPr>
            </w:pPr>
            <w:r>
              <w:rPr>
                <w:rFonts w:hint="eastAsia"/>
                <w:sz w:val="18"/>
                <w:szCs w:val="18"/>
              </w:rPr>
              <w:t>25.6</w:t>
            </w:r>
          </w:p>
        </w:tc>
        <w:tc>
          <w:tcPr>
            <w:tcW w:w="851" w:type="dxa"/>
            <w:hideMark/>
          </w:tcPr>
          <w:p w14:paraId="6FC931F5"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8" w:type="dxa"/>
            <w:hideMark/>
          </w:tcPr>
          <w:p w14:paraId="148E77B2" w14:textId="77777777" w:rsidR="00921ED8" w:rsidRPr="00092B1C" w:rsidRDefault="00921ED8" w:rsidP="00896C73">
            <w:pPr>
              <w:spacing w:line="240" w:lineRule="atLeast"/>
              <w:ind w:firstLine="0"/>
              <w:jc w:val="left"/>
              <w:rPr>
                <w:sz w:val="18"/>
                <w:szCs w:val="18"/>
              </w:rPr>
            </w:pPr>
            <w:r>
              <w:rPr>
                <w:rFonts w:hint="eastAsia"/>
                <w:sz w:val="18"/>
                <w:szCs w:val="18"/>
              </w:rPr>
              <w:t>56</w:t>
            </w:r>
          </w:p>
        </w:tc>
        <w:tc>
          <w:tcPr>
            <w:tcW w:w="709" w:type="dxa"/>
            <w:hideMark/>
          </w:tcPr>
          <w:p w14:paraId="3892AC86" w14:textId="77777777" w:rsidR="00921ED8" w:rsidRPr="00092B1C" w:rsidRDefault="00921ED8" w:rsidP="00896C73">
            <w:pPr>
              <w:spacing w:line="240" w:lineRule="atLeast"/>
              <w:ind w:firstLine="0"/>
              <w:jc w:val="left"/>
              <w:rPr>
                <w:sz w:val="18"/>
                <w:szCs w:val="18"/>
              </w:rPr>
            </w:pPr>
            <w:r>
              <w:rPr>
                <w:rFonts w:hint="eastAsia"/>
                <w:sz w:val="18"/>
                <w:szCs w:val="18"/>
              </w:rPr>
              <w:t>4</w:t>
            </w:r>
          </w:p>
        </w:tc>
        <w:tc>
          <w:tcPr>
            <w:tcW w:w="851" w:type="dxa"/>
            <w:hideMark/>
          </w:tcPr>
          <w:p w14:paraId="6DF167BE" w14:textId="77777777" w:rsidR="00921ED8" w:rsidRPr="00092B1C" w:rsidRDefault="00921ED8" w:rsidP="00896C73">
            <w:pPr>
              <w:spacing w:line="240" w:lineRule="atLeast"/>
              <w:ind w:firstLine="0"/>
              <w:jc w:val="left"/>
              <w:rPr>
                <w:sz w:val="18"/>
                <w:szCs w:val="18"/>
              </w:rPr>
            </w:pPr>
            <w:r>
              <w:rPr>
                <w:rFonts w:hint="eastAsia"/>
                <w:sz w:val="18"/>
                <w:szCs w:val="18"/>
              </w:rPr>
              <w:t>0%</w:t>
            </w:r>
          </w:p>
        </w:tc>
      </w:tr>
      <w:tr w:rsidR="002E090D" w:rsidRPr="00092B1C" w14:paraId="5CAD42F5" w14:textId="77777777" w:rsidTr="00896C73">
        <w:trPr>
          <w:trHeight w:val="434"/>
          <w:jc w:val="center"/>
        </w:trPr>
        <w:tc>
          <w:tcPr>
            <w:tcW w:w="1134" w:type="dxa"/>
            <w:hideMark/>
          </w:tcPr>
          <w:p w14:paraId="0613126D" w14:textId="4995E76A" w:rsidR="00921ED8" w:rsidRPr="00092B1C" w:rsidRDefault="00232758" w:rsidP="00896C73">
            <w:pPr>
              <w:spacing w:line="240" w:lineRule="atLeast"/>
              <w:ind w:firstLine="0"/>
              <w:jc w:val="left"/>
              <w:rPr>
                <w:sz w:val="18"/>
                <w:szCs w:val="18"/>
              </w:rPr>
            </w:pPr>
            <w:r>
              <w:rPr>
                <w:sz w:val="18"/>
                <w:szCs w:val="18"/>
              </w:rPr>
              <w:t>UAV-only</w:t>
            </w:r>
          </w:p>
        </w:tc>
        <w:tc>
          <w:tcPr>
            <w:tcW w:w="709" w:type="dxa"/>
            <w:hideMark/>
          </w:tcPr>
          <w:p w14:paraId="24B68091"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992" w:type="dxa"/>
            <w:hideMark/>
          </w:tcPr>
          <w:p w14:paraId="086F1185" w14:textId="77777777" w:rsidR="00921ED8" w:rsidRPr="00092B1C" w:rsidRDefault="00921ED8" w:rsidP="00896C73">
            <w:pPr>
              <w:spacing w:line="240" w:lineRule="atLeast"/>
              <w:ind w:firstLine="0"/>
              <w:jc w:val="left"/>
              <w:rPr>
                <w:sz w:val="18"/>
                <w:szCs w:val="18"/>
              </w:rPr>
            </w:pPr>
            <w:r>
              <w:rPr>
                <w:rFonts w:hint="eastAsia"/>
                <w:sz w:val="18"/>
                <w:szCs w:val="18"/>
              </w:rPr>
              <w:t>—</w:t>
            </w:r>
          </w:p>
        </w:tc>
        <w:tc>
          <w:tcPr>
            <w:tcW w:w="709" w:type="dxa"/>
            <w:hideMark/>
          </w:tcPr>
          <w:p w14:paraId="27FFE2CD" w14:textId="77777777" w:rsidR="00921ED8" w:rsidRPr="00092B1C" w:rsidRDefault="00921ED8" w:rsidP="00896C73">
            <w:pPr>
              <w:spacing w:line="240" w:lineRule="atLeast"/>
              <w:ind w:firstLine="0"/>
              <w:jc w:val="left"/>
              <w:rPr>
                <w:sz w:val="18"/>
                <w:szCs w:val="18"/>
              </w:rPr>
            </w:pPr>
            <w:r>
              <w:rPr>
                <w:rFonts w:hint="eastAsia"/>
                <w:sz w:val="18"/>
                <w:szCs w:val="18"/>
              </w:rPr>
              <w:t>—</w:t>
            </w:r>
          </w:p>
        </w:tc>
        <w:tc>
          <w:tcPr>
            <w:tcW w:w="851" w:type="dxa"/>
            <w:hideMark/>
          </w:tcPr>
          <w:p w14:paraId="1EAC90E4" w14:textId="77777777" w:rsidR="00921ED8" w:rsidRPr="00092B1C" w:rsidRDefault="00921ED8" w:rsidP="00896C73">
            <w:pPr>
              <w:spacing w:line="240" w:lineRule="atLeast"/>
              <w:ind w:firstLine="0"/>
              <w:jc w:val="left"/>
              <w:rPr>
                <w:sz w:val="18"/>
                <w:szCs w:val="18"/>
              </w:rPr>
            </w:pPr>
            <w:r>
              <w:rPr>
                <w:rFonts w:hint="eastAsia"/>
                <w:sz w:val="18"/>
                <w:szCs w:val="18"/>
              </w:rPr>
              <w:t>—</w:t>
            </w:r>
          </w:p>
        </w:tc>
        <w:tc>
          <w:tcPr>
            <w:tcW w:w="708" w:type="dxa"/>
            <w:hideMark/>
          </w:tcPr>
          <w:p w14:paraId="5D3F3A11"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9" w:type="dxa"/>
            <w:hideMark/>
          </w:tcPr>
          <w:p w14:paraId="5DA383B4"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851" w:type="dxa"/>
            <w:hideMark/>
          </w:tcPr>
          <w:p w14:paraId="65006EF3" w14:textId="77777777" w:rsidR="00921ED8" w:rsidRPr="00092B1C" w:rsidRDefault="00921ED8" w:rsidP="00896C73">
            <w:pPr>
              <w:spacing w:line="240" w:lineRule="atLeast"/>
              <w:ind w:firstLine="0"/>
              <w:jc w:val="left"/>
              <w:rPr>
                <w:sz w:val="18"/>
                <w:szCs w:val="18"/>
              </w:rPr>
            </w:pPr>
            <w:r>
              <w:rPr>
                <w:rFonts w:hint="eastAsia"/>
                <w:sz w:val="18"/>
                <w:szCs w:val="18"/>
              </w:rPr>
              <w:t>—</w:t>
            </w:r>
          </w:p>
        </w:tc>
      </w:tr>
      <w:tr w:rsidR="002E090D" w:rsidRPr="00092B1C" w14:paraId="0F648595" w14:textId="77777777" w:rsidTr="00896C73">
        <w:trPr>
          <w:trHeight w:val="856"/>
          <w:jc w:val="center"/>
        </w:trPr>
        <w:tc>
          <w:tcPr>
            <w:tcW w:w="1134" w:type="dxa"/>
            <w:tcBorders>
              <w:bottom w:val="single" w:sz="12" w:space="0" w:color="auto"/>
            </w:tcBorders>
            <w:hideMark/>
          </w:tcPr>
          <w:p w14:paraId="7DEE934E" w14:textId="2B6EF6E7" w:rsidR="00921ED8" w:rsidRPr="00092B1C" w:rsidRDefault="00232758" w:rsidP="00896C73">
            <w:pPr>
              <w:spacing w:line="240" w:lineRule="atLeast"/>
              <w:ind w:firstLine="0"/>
              <w:jc w:val="left"/>
              <w:rPr>
                <w:sz w:val="18"/>
                <w:szCs w:val="18"/>
              </w:rPr>
            </w:pPr>
            <w:r>
              <w:rPr>
                <w:sz w:val="18"/>
                <w:szCs w:val="18"/>
              </w:rPr>
              <w:t>Cooperative (doubled UAVs)</w:t>
            </w:r>
          </w:p>
        </w:tc>
        <w:tc>
          <w:tcPr>
            <w:tcW w:w="709" w:type="dxa"/>
            <w:tcBorders>
              <w:bottom w:val="single" w:sz="12" w:space="0" w:color="auto"/>
            </w:tcBorders>
            <w:hideMark/>
          </w:tcPr>
          <w:p w14:paraId="44962387" w14:textId="77777777" w:rsidR="00921ED8" w:rsidRPr="00092B1C" w:rsidRDefault="00921ED8" w:rsidP="00896C73">
            <w:pPr>
              <w:spacing w:line="240" w:lineRule="atLeast"/>
              <w:ind w:firstLine="0"/>
              <w:jc w:val="left"/>
              <w:rPr>
                <w:sz w:val="18"/>
                <w:szCs w:val="18"/>
              </w:rPr>
            </w:pPr>
            <w:r>
              <w:rPr>
                <w:rFonts w:hint="eastAsia"/>
                <w:sz w:val="18"/>
                <w:szCs w:val="18"/>
              </w:rPr>
              <w:t>60</w:t>
            </w:r>
          </w:p>
        </w:tc>
        <w:tc>
          <w:tcPr>
            <w:tcW w:w="992" w:type="dxa"/>
            <w:tcBorders>
              <w:bottom w:val="single" w:sz="12" w:space="0" w:color="auto"/>
            </w:tcBorders>
            <w:hideMark/>
          </w:tcPr>
          <w:p w14:paraId="4EDDC630" w14:textId="77777777" w:rsidR="00921ED8" w:rsidRPr="00092B1C" w:rsidRDefault="00921ED8" w:rsidP="00896C73">
            <w:pPr>
              <w:spacing w:line="240" w:lineRule="atLeast"/>
              <w:ind w:firstLine="0"/>
              <w:jc w:val="left"/>
              <w:rPr>
                <w:sz w:val="18"/>
                <w:szCs w:val="18"/>
              </w:rPr>
            </w:pPr>
            <w:r>
              <w:rPr>
                <w:rFonts w:hint="eastAsia"/>
                <w:sz w:val="18"/>
                <w:szCs w:val="18"/>
              </w:rPr>
              <w:t>47.3</w:t>
            </w:r>
          </w:p>
        </w:tc>
        <w:tc>
          <w:tcPr>
            <w:tcW w:w="709" w:type="dxa"/>
            <w:tcBorders>
              <w:bottom w:val="single" w:sz="12" w:space="0" w:color="auto"/>
            </w:tcBorders>
            <w:hideMark/>
          </w:tcPr>
          <w:p w14:paraId="2D08F89B" w14:textId="77777777" w:rsidR="00921ED8" w:rsidRPr="00092B1C" w:rsidRDefault="00921ED8" w:rsidP="00896C73">
            <w:pPr>
              <w:spacing w:line="240" w:lineRule="atLeast"/>
              <w:ind w:firstLine="0"/>
              <w:jc w:val="left"/>
              <w:rPr>
                <w:sz w:val="18"/>
                <w:szCs w:val="18"/>
              </w:rPr>
            </w:pPr>
            <w:r>
              <w:rPr>
                <w:rFonts w:hint="eastAsia"/>
                <w:sz w:val="18"/>
                <w:szCs w:val="18"/>
              </w:rPr>
              <w:t>25.6</w:t>
            </w:r>
          </w:p>
        </w:tc>
        <w:tc>
          <w:tcPr>
            <w:tcW w:w="851" w:type="dxa"/>
            <w:tcBorders>
              <w:bottom w:val="single" w:sz="12" w:space="0" w:color="auto"/>
            </w:tcBorders>
            <w:hideMark/>
          </w:tcPr>
          <w:p w14:paraId="4C360BA1" w14:textId="77777777" w:rsidR="00921ED8" w:rsidRPr="00092B1C" w:rsidRDefault="00921ED8" w:rsidP="00896C73">
            <w:pPr>
              <w:spacing w:line="240" w:lineRule="atLeast"/>
              <w:ind w:firstLine="0"/>
              <w:jc w:val="left"/>
              <w:rPr>
                <w:sz w:val="18"/>
                <w:szCs w:val="18"/>
              </w:rPr>
            </w:pPr>
            <w:r>
              <w:rPr>
                <w:rFonts w:hint="eastAsia"/>
                <w:sz w:val="18"/>
                <w:szCs w:val="18"/>
              </w:rPr>
              <w:t>0</w:t>
            </w:r>
          </w:p>
        </w:tc>
        <w:tc>
          <w:tcPr>
            <w:tcW w:w="708" w:type="dxa"/>
            <w:tcBorders>
              <w:bottom w:val="single" w:sz="12" w:space="0" w:color="auto"/>
            </w:tcBorders>
            <w:hideMark/>
          </w:tcPr>
          <w:p w14:paraId="5068F79A" w14:textId="77777777" w:rsidR="00921ED8" w:rsidRPr="00092B1C" w:rsidRDefault="00921ED8" w:rsidP="00896C73">
            <w:pPr>
              <w:spacing w:line="240" w:lineRule="atLeast"/>
              <w:ind w:firstLine="0"/>
              <w:jc w:val="left"/>
              <w:rPr>
                <w:sz w:val="18"/>
                <w:szCs w:val="18"/>
              </w:rPr>
            </w:pPr>
            <w:r>
              <w:rPr>
                <w:rFonts w:hint="eastAsia"/>
                <w:sz w:val="18"/>
                <w:szCs w:val="18"/>
              </w:rPr>
              <w:t>56</w:t>
            </w:r>
          </w:p>
        </w:tc>
        <w:tc>
          <w:tcPr>
            <w:tcW w:w="709" w:type="dxa"/>
            <w:tcBorders>
              <w:bottom w:val="single" w:sz="12" w:space="0" w:color="auto"/>
            </w:tcBorders>
            <w:hideMark/>
          </w:tcPr>
          <w:p w14:paraId="65EFC029" w14:textId="77777777" w:rsidR="00921ED8" w:rsidRPr="00092B1C" w:rsidRDefault="00921ED8" w:rsidP="00896C73">
            <w:pPr>
              <w:spacing w:line="240" w:lineRule="atLeast"/>
              <w:ind w:firstLine="0"/>
              <w:jc w:val="left"/>
              <w:rPr>
                <w:sz w:val="18"/>
                <w:szCs w:val="18"/>
              </w:rPr>
            </w:pPr>
            <w:r>
              <w:rPr>
                <w:rFonts w:hint="eastAsia"/>
                <w:sz w:val="18"/>
                <w:szCs w:val="18"/>
              </w:rPr>
              <w:t>4</w:t>
            </w:r>
          </w:p>
        </w:tc>
        <w:tc>
          <w:tcPr>
            <w:tcW w:w="851" w:type="dxa"/>
            <w:tcBorders>
              <w:bottom w:val="single" w:sz="12" w:space="0" w:color="auto"/>
            </w:tcBorders>
            <w:hideMark/>
          </w:tcPr>
          <w:p w14:paraId="39ABD058" w14:textId="77777777" w:rsidR="00921ED8" w:rsidRPr="00092B1C" w:rsidRDefault="00921ED8" w:rsidP="00896C73">
            <w:pPr>
              <w:spacing w:line="240" w:lineRule="atLeast"/>
              <w:ind w:firstLine="0"/>
              <w:jc w:val="left"/>
              <w:rPr>
                <w:sz w:val="18"/>
                <w:szCs w:val="18"/>
              </w:rPr>
            </w:pPr>
            <w:r>
              <w:rPr>
                <w:rFonts w:hint="eastAsia"/>
                <w:sz w:val="18"/>
                <w:szCs w:val="18"/>
              </w:rPr>
              <w:t>0%</w:t>
            </w:r>
          </w:p>
        </w:tc>
      </w:tr>
    </w:tbl>
    <w:bookmarkEnd w:id="18"/>
    <w:bookmarkEnd w:id="19"/>
    <w:p w14:paraId="0598ACC8" w14:textId="55596BB4" w:rsidR="00A6230B" w:rsidRPr="00092B1C" w:rsidRDefault="00A6230B" w:rsidP="001A5011">
      <w:pPr>
        <w:pStyle w:val="heading2"/>
        <w:numPr>
          <w:ilvl w:val="1"/>
          <w:numId w:val="7"/>
        </w:numPr>
        <w:spacing w:before="160"/>
      </w:pPr>
      <w:r>
        <w:t xml:space="preserve">Evacuation Results</w:t>
      </w:r>
    </w:p>
    <w:p w14:paraId="20778612" w14:textId="4537B2C6" w:rsidR="00363664" w:rsidRPr="00092B1C" w:rsidRDefault="00363664" w:rsidP="00363664">
      <w:pPr>
        <w:pStyle w:val="p1a"/>
        <w:rPr>
          <w:lang w:eastAsia="zh-CN"/>
        </w:rPr>
      </w:pPr>
      <w:r>
        <w:t xml:space="preserve">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w:t>
      </w:r>
      <w:del w:id="9087" w:author="Liang Wang" w:date="2026-10-27T00:00:00Z">
        <w:r>
          <w:delText xml:space="preserve">Sensitivity analyses show that removing helicopters lowers the rate</w:delText>
        </w:r>
      </w:del>
      <w:ins w:id="9088" w:author="Liang Wang" w:date="2026-10-27T00:00:00Z">
        <w:r>
          <w:t xml:space="preserve">Removing helicopters lowers the rate</w:t>
        </w:r>
      </w:ins>
      <w:r>
        <w:t xml:space="preserve"> to 40.2% and raises cumulative risk by 6.4% (85,694 → 91,153)</w:t>
      </w:r>
      <w:del w:id="9041" w:author="Liang Wang" w:date="2026-10-27T00:00:00Z">
        <w:r>
          <w:delText xml:space="preserve">, while removing the metro lowers it to 38.8%, confirming the metro's meaningful contribution to k=2/k=3 capacity.</w:delText>
        </w:r>
      </w:del>
      <w:ins w:id="9042" w:author="Liang Wang" w:date="2026-10-27T00:00:00Z">
        <w:r>
          <w:t xml:space="preserve">, while removing the metro lowers it to 38.8%.</w:t>
        </w:r>
      </w:ins>
      <w:del w:id="9040" w:author="Liang Wang" w:date="2026-10-27T00:00:00Z">
        <w:r>
          <w:delText xml:space="preserve"> Flexible and strict priority schemes coincide at 41.0% because no k=3 demand is active under the current scenario.</w:delText>
        </w:r>
      </w:del>
    </w:p>
    <w:p w14:paraId="0857A5D5" w14:textId="643AA265" w:rsidR="002B7CD9" w:rsidRPr="00092B1C" w:rsidRDefault="000B7F26" w:rsidP="001A5011">
      <w:pPr>
        <w:spacing w:before="360"/>
        <w:ind w:left="227" w:hanging="227"/>
        <w:jc w:val="center"/>
        <w:rPr>
          <w:i/>
          <w:iCs/>
          <w:lang w:eastAsia="zh-CN"/>
        </w:rPr>
      </w:pPr>
      <w:r>
        <w:rPr>
          <w:rFonts w:eastAsia="仿宋"/>
          <w:noProof/>
          <w:sz w:val="24"/>
          <w:szCs w:val="24"/>
        </w:rPr>
        <w:lastRenderedPageBreak/>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Pr>
          <w:b/>
        </w:rPr>
        <w:t xml:space="preserve">Fig. </w:t>
        <w:fldChar w:fldCharType="begin" w:fldLock="1"/>
        <w:instrText xml:space="preserve"> SEQ "Figure" \* MERGEFORMAT </w:instrText>
        <w:fldChar w:fldCharType="separate"/>
      </w:r>
      <w:r>
        <w:rPr>
          <w:b/>
          <w:noProof/>
        </w:rPr>
        <w:t>3</w:t>
      </w:r>
      <w:r>
        <w:rPr>
          <w:b/>
        </w:rPr>
        <w:fldChar w:fldCharType="end"/>
        <w:t>.</w:t>
      </w:r>
      <w:r>
        <w:t xml:space="preserve"> Evacuation optimization results: (a) Comparison of evacuation completion rates; (b) Comparison of cumulative risks; (c) Ambulance sensitivity.</w:t>
      </w:r>
    </w:p>
    <w:p w14:paraId="752AE88A" w14:textId="7739757F" w:rsidR="00A6230B" w:rsidRPr="00092B1C" w:rsidRDefault="00A6230B" w:rsidP="001A5011">
      <w:pPr>
        <w:pStyle w:val="heading1"/>
        <w:numPr>
          <w:ilvl w:val="0"/>
          <w:numId w:val="7"/>
        </w:numPr>
      </w:pPr>
      <w:r>
        <w:t>Discussion</w:t>
      </w:r>
    </w:p>
    <w:p w14:paraId="0A27E15C" w14:textId="2C2D548E" w:rsidR="00A6230B" w:rsidRPr="00092B1C" w:rsidRDefault="00A6230B" w:rsidP="001A5011">
      <w:pPr>
        <w:pStyle w:val="heading2"/>
        <w:numPr>
          <w:ilvl w:val="1"/>
          <w:numId w:val="7"/>
        </w:numPr>
        <w:spacing w:before="0"/>
      </w:pPr>
      <w:r>
        <w:t xml:space="preserve">Asymmetric Resilience between Supply Distribution and Evacuation</w:t>
      </w:r>
    </w:p>
    <w:p w14:paraId="2806E889" w14:textId="41B32134" w:rsidR="00AA4F8E" w:rsidRPr="00092B1C" w:rsidRDefault="00AA4F8E" w:rsidP="00AA4F8E">
      <w:pPr>
        <w:pStyle w:val="p1a"/>
        <w:rPr>
          <w:lang w:eastAsia="zh-CN"/>
        </w:rPr>
      </w:pPr>
      <w:r>
        <w:t xml:space="preserve">The system shows a pronounced asymmetric resilience pattern: supply distribution achieves high functional resilience, while k=1 critical-casualty evacuation forms a sharp structural bottleneck.</w:t>
      </w:r>
      <w:del w:id="9043" w:author="Liang Wang" w:date="2026-10-27T00:00:00Z">
        <w:r>
          <w:rPr>
            <w:lang w:eastAsia="zh-CN"/>
          </w:rPr>
          <w:delText xml:space="preserve"> The root cause is the mismatch between dedicated medical capacity (18 ambulances and helicopters) and k=1 demand (~8,100 in the ERPG-1 zone under a 2% rate), which is orders of magnitude larger than the fleet can absorb.</w:delText>
        </w:r>
      </w:del>
      <w:ins w:id="9044" w:author="Liang Wang" w:date="2026-10-27T00:00:00Z">
        <w:r>
          <w:rPr>
            <w:lang w:eastAsia="zh-CN"/>
          </w:rPr>
          <w:t xml:space="preserve"> The root cause is that k=1 demand (~8,100) far exceeds the dedicated medical capacity (18 ambulances and helicopters).</w:t>
        </w:r>
      </w:ins>
      <w:del w:id="9045" w:author="Liang Wang" w:date="2026-10-27T00:00:00Z">
        <w:r>
          <w:rPr>
            <w:lang w:eastAsia="zh-CN"/>
          </w:rPr>
          <w:delText xml:space="preserve"> Shelter-in-place demand further constrains the supply side, where 6 unfinished bulk-protection-equipment tasks reflect supply-point inventory limits. These findings indicate that pre-positioning</w:delText>
        </w:r>
      </w:del>
      <w:ins w:id="9046" w:author="Liang Wang" w:date="2026-10-27T00:00:00Z">
        <w:r>
          <w:rPr>
            <w:lang w:eastAsia="zh-CN"/>
          </w:rPr>
          <w:t xml:space="preserve"> Pre-positioning</w:t>
        </w:r>
      </w:ins>
      <w:r>
        <w:rPr>
          <w:lang w:eastAsia="zh-CN"/>
        </w:rPr>
        <w:t xml:space="preserve"> of dedicated emergency-medical assets and emergency-warehouse layout</w:t>
      </w:r>
      <w:ins w:id="9047" w:author="Liang Wang" w:date="2026-10-27T00:00:00Z">
        <w:r>
          <w:rPr>
            <w:lang w:eastAsia="zh-CN"/>
          </w:rPr>
          <w:t xml:space="preserve"> therefore</w:t>
        </w:r>
      </w:ins>
      <w:r>
        <w:rPr>
          <w:lang w:eastAsia="zh-CN"/>
        </w:rPr>
        <w:t xml:space="preserve"> deserve top priority in urban hazmat preparedness.</w:t>
      </w:r>
    </w:p>
    <w:p w14:paraId="2B3B82E2" w14:textId="2D1C72E5" w:rsidR="00A6230B" w:rsidRPr="00092B1C" w:rsidRDefault="00A6230B" w:rsidP="001A5011">
      <w:pPr>
        <w:pStyle w:val="heading2"/>
        <w:numPr>
          <w:ilvl w:val="1"/>
          <w:numId w:val="7"/>
        </w:numPr>
        <w:spacing w:before="160"/>
      </w:pPr>
      <w:r>
        <w:t xml:space="preserve">The Decisive Role of Critical Infrastructure</w:t>
      </w:r>
    </w:p>
    <w:p w14:paraId="2518EC66" w14:textId="1084DF7B" w:rsidR="00A6230B" w:rsidRPr="00092B1C" w:rsidRDefault="00AA4F8E" w:rsidP="00A6230B">
      <w:pPr>
        <w:pStyle w:val="p1a"/>
        <w:rPr>
          <w:lang w:eastAsia="zh-CN"/>
        </w:rPr>
      </w:pPr>
      <w:r>
        <w:t xml:space="preserve">The</w:t>
      </w:r>
      <w:r>
        <w:rPr>
          <w:lang w:eastAsia="zh-CN"/>
        </w:rPr>
        <w:t xml:space="preserve"> metro's evacuation contribution is</w:t>
      </w:r>
      <w:del w:id="9048" w:author="Liang Wang" w:date="2026-10-27T00:00:00Z">
        <w:r>
          <w:rPr>
            <w:lang w:eastAsia="zh-CN"/>
          </w:rPr>
          <w:delText xml:space="preserve"> substantial but</w:delText>
        </w:r>
      </w:del>
      <w:r>
        <w:rPr>
          <w:lang w:eastAsia="zh-CN"/>
        </w:rPr>
        <w:t xml:space="preserve"> easily underestimated: removing it lowers the rate by 2.2 percentage points (41.0% </w:t>
      </w:r>
      <w:r>
        <w:rPr>
          <w:rFonts w:hint="eastAsia"/>
          <w:lang w:eastAsia="zh-CN"/>
        </w:rPr>
        <w:t xml:space="preserve">→</w:t>
      </w:r>
      <w:r>
        <w:rPr>
          <w:lang w:eastAsia="zh-CN"/>
        </w:rPr>
        <w:t xml:space="preserve"> 38.8%), confirming its supplementary role for k=2/k=3 even when k=1 and k=2 dominate. Its value grows under larger-scale incidents </w:t>
      </w:r>
      <w:del w:id="9049" w:author="Liang Wang" w:date="2026-10-27T00:00:00Z">
        <w:r>
          <w:rPr>
            <w:lang w:eastAsia="zh-CN"/>
          </w:rPr>
          <w:delText xml:space="preserve">(e.g., ERPG-3 covering dense residential clusters) </w:delText>
        </w:r>
      </w:del>
      <w:r>
        <w:rPr>
          <w:lang w:eastAsia="zh-CN"/>
        </w:rPr>
        <w:t xml:space="preserve">where k=3 throughput becomes critical</w:t>
      </w:r>
      <w:del w:id="9050" w:author="Liang Wang" w:date="2026-10-27T00:00:00Z">
        <w:r>
          <w:rPr>
            <w:lang w:eastAsia="zh-CN"/>
          </w:rPr>
          <w:delText xml:space="preserve">, and shelter-in-place residents tend to spontaneously</w:delText>
        </w:r>
      </w:del>
      <w:ins w:id="9051" w:author="Liang Wang" w:date="2026-10-27T00:00:00Z">
        <w:r>
          <w:rPr>
            <w:lang w:eastAsia="zh-CN"/>
          </w:rPr>
          <w:t xml:space="preserve"> and residents</w:t>
        </w:r>
      </w:ins>
      <w:r>
        <w:rPr>
          <w:lang w:eastAsia="zh-CN"/>
        </w:rPr>
        <w:t xml:space="preserve"> gather at stations</w:t>
      </w:r>
      <w:del w:id="9052" w:author="Liang Wang" w:date="2026-10-27T00:00:00Z">
        <w:r>
          <w:rPr>
            <w:lang w:eastAsia="zh-CN"/>
          </w:rPr>
          <w:delText xml:space="preserve"> where</w:delText>
        </w:r>
      </w:del>
      <w:ins w:id="9053" w:author="Liang Wang" w:date="2026-10-27T00:00:00Z">
        <w:r>
          <w:rPr>
            <w:lang w:eastAsia="zh-CN"/>
          </w:rPr>
          <w:t xml:space="preserve">, making</w:t>
        </w:r>
      </w:ins>
      <w:r>
        <w:rPr>
          <w:lang w:eastAsia="zh-CN"/>
        </w:rPr>
        <w:t xml:space="preserve"> high-capacity service (1,200 passengers per train</w:t>
      </w:r>
      <w:del w:id="9054" w:author="Liang Wang" w:date="2026-10-27T00:00:00Z">
        <w:r>
          <w:rPr>
            <w:lang w:eastAsia="zh-CN"/>
          </w:rPr>
          <w:delText xml:space="preserve">, 15 trains per 180 min) is</w:delText>
        </w:r>
      </w:del>
      <w:ins w:id="9055" w:author="Liang Wang" w:date="2026-10-27T00:00:00Z">
        <w:r>
          <w:rPr>
            <w:lang w:eastAsia="zh-CN"/>
          </w:rPr>
          <w:t xml:space="preserve">)</w:t>
        </w:r>
      </w:ins>
      <w:r>
        <w:rPr>
          <w:lang w:eastAsia="zh-CN"/>
        </w:rPr>
        <w:t xml:space="preserve"> irreplaceable. Consistent with [10], this calls for </w:t>
      </w:r>
      <w:del w:id="9056" w:author="Liang Wang" w:date="2026-10-27T00:00:00Z">
        <w:r>
          <w:rPr>
            <w:lang w:eastAsia="zh-CN"/>
          </w:rPr>
          <w:delText xml:space="preserve">cities to establish rapid</w:delText>
        </w:r>
      </w:del>
      <w:ins w:id="9057" w:author="Liang Wang" w:date="2026-10-27T00:00:00Z">
        <w:r>
          <w:rPr>
            <w:lang w:eastAsia="zh-CN"/>
          </w:rPr>
          <w:t xml:space="preserve">rapid metro</w:t>
        </w:r>
      </w:ins>
      <w:r>
        <w:rPr>
          <w:lang w:eastAsia="zh-CN"/>
        </w:rPr>
        <w:t xml:space="preserve"> emergency-dispatch protocols</w:t>
      </w:r>
      <w:del w:id="9058" w:author="Liang Wang" w:date="2026-10-27T00:00:00Z">
        <w:r>
          <w:rPr>
            <w:lang w:eastAsia="zh-CN"/>
          </w:rPr>
          <w:delText xml:space="preserve"> ensuring prompt metro activation after a hazmat incident</w:delText>
        </w:r>
      </w:del>
      <w:r>
        <w:rPr>
          <w:lang w:eastAsia="zh-CN"/>
        </w:rPr>
        <w:t xml:space="preserve">.</w:t>
      </w:r>
    </w:p>
    <w:p w14:paraId="4831C5CB" w14:textId="2FB08DD1" w:rsidR="00A6230B" w:rsidRPr="00092B1C" w:rsidRDefault="00A6230B" w:rsidP="001A5011">
      <w:pPr>
        <w:pStyle w:val="heading2"/>
        <w:numPr>
          <w:ilvl w:val="1"/>
          <w:numId w:val="7"/>
        </w:numPr>
        <w:spacing w:before="160"/>
      </w:pPr>
      <w:r>
        <w:t xml:space="preserve">Applicability Boundary of Truck-drone Coordination</w:t>
      </w:r>
    </w:p>
    <w:p w14:paraId="5C764CEB" w14:textId="64B8D263" w:rsidR="00780A2D" w:rsidRPr="00092B1C" w:rsidRDefault="00780A2D" w:rsidP="001A5011">
      <w:pPr>
        <w:pStyle w:val="p1a"/>
        <w:rPr>
          <w:lang w:eastAsia="zh-CN"/>
        </w:rPr>
      </w:pPr>
      <w:del w:id="9059" w:author="Liang Wang" w:date="2026-10-27T00:00:00Z">
        <w:r>
          <w:rPr>
            <w:lang w:eastAsia="zh-CN"/>
          </w:rPr>
          <w:delText xml:space="preserve">Shelter-in-place demand raises relay deliveries from 0 to 4 tasks, yet the truck-drone scheme yields a counterintuitive negative result: makespan rises 26.6% (47.3 → 59.9 min) and 1 fewer task is completed. Three causes</w:delText>
        </w:r>
      </w:del>
      <w:ins w:id="9060" w:author="Liang Wang" w:date="2026-10-27T00:00:00Z">
        <w:r>
          <w:rPr>
            <w:lang w:eastAsia="zh-CN"/>
          </w:rPr>
          <w:t xml:space="preserve">The truck-drone scheme yields a counterintuitive negative result (Sect. 4.3). Three causes</w:t>
        </w:r>
      </w:ins>
      <w:r>
        <w:rPr>
          <w:lang w:eastAsia="zh-CN"/>
        </w:rPr>
        <w:t xml:space="preserve"> are identified: (i) stricter POI filtering reduces fire stations from 1,032 to 331, tightening the supply-point pool; (ii) the road-closure ratio is only 19.1%, leaving direct routes feasible; and (iii) the relay-trigger threshold is too low, mis-assigning tasks to relay. This is consistent with [8] that drones add value mainly under large-scale damage. </w:t>
      </w:r>
      <w:del w:id="9061" w:author="Liang Wang" w:date="2026-10-27T00:00:00Z">
        <w:r>
          <w:rPr>
            <w:lang w:eastAsia="zh-CN"/>
          </w:rPr>
          <w:delText xml:space="preserve">In lightly damaged scenarios, schedulers should prioritize direct delivery and trigger relay only when direct travel time exceeds a threshold or the destination lies inside the closure zone; advantages of relay grow as damage intensifies.</w:delText>
        </w:r>
      </w:del>
      <w:ins w:id="9062" w:author="Liang Wang" w:date="2026-10-27T00:00:00Z">
        <w:r>
          <w:rPr>
            <w:lang w:eastAsia="zh-CN"/>
          </w:rPr>
          <w:t xml:space="preserve">In lightly damaged scenarios, schedulers should prioritize direct delivery.</w:t>
        </w:r>
      </w:ins>
    </w:p>
    <w:p w14:paraId="769D68DD" w14:textId="12788B73" w:rsidR="00A6230B" w:rsidRPr="00092B1C" w:rsidRDefault="00A6230B" w:rsidP="001A5011">
      <w:pPr>
        <w:pStyle w:val="heading1"/>
        <w:numPr>
          <w:ilvl w:val="0"/>
          <w:numId w:val="7"/>
        </w:numPr>
      </w:pPr>
      <w:r>
        <w:t>Conclusions</w:t>
      </w:r>
    </w:p>
    <w:p w14:paraId="0FCCD7F4" w14:textId="038C392F" w:rsidR="00A6230B" w:rsidRPr="00092B1C" w:rsidRDefault="00A6230B" w:rsidP="001A5011">
      <w:pPr>
        <w:pStyle w:val="heading2"/>
        <w:numPr>
          <w:ilvl w:val="1"/>
          <w:numId w:val="7"/>
        </w:numPr>
        <w:spacing w:before="0"/>
      </w:pPr>
      <w:r>
        <w:t xml:space="preserve">Main Findings</w:t>
      </w:r>
    </w:p>
    <w:p w14:paraId="36C278FE" w14:textId="33F2EBC6" w:rsidR="004B44D7" w:rsidRPr="00092B1C" w:rsidRDefault="004B44D7" w:rsidP="001A5011">
      <w:pPr>
        <w:pStyle w:val="p1a"/>
        <w:rPr>
          <w:lang w:eastAsia="zh-CN"/>
        </w:rPr>
      </w:pPr>
      <w:del w:id="9063" w:author="Liang Wang" w:date="2026-10-27T00:00:00Z">
        <w:r>
          <w:rPr>
            <w:lang w:eastAsia="zh-CN"/>
          </w:rPr>
          <w:delText xml:space="preserve">This study develops a coordinated framework for emergency supply distribution and evacuation, applied to a hypothetical chlorine release at Beijing's Taihe Bridge. Three findings stand out:</w:delText>
        </w:r>
      </w:del>
      <w:ins w:id="9064" w:author="Liang Wang" w:date="2026-10-27T00:00:00Z">
        <w:r>
          <w:rPr>
            <w:lang w:eastAsia="zh-CN"/>
          </w:rPr>
          <w:t xml:space="preserve">Applied to a hypothetical chlorine release at Beijing's Taihe Bridge, the coordinated framework yields three findings:</w:t>
        </w:r>
      </w:ins>
      <w:r>
        <w:rPr>
          <w:lang w:eastAsia="zh-CN"/>
        </w:rPr>
        <w:t xml:space="preserve"> (1) ERPG-based zoning cuts evacuees from 235k to 13.8k while raising supply tasks 75% (40→70), forming a "centripetal-centrifugal" coupling. (2) The system shows asymmetric resilience—87.1% supply completion and 100% life rescue,</w:t>
      </w:r>
      <w:del w:id="9067" w:author="Liang Wang" w:date="2026-10-27T00:00:00Z">
        <w:r>
          <w:rPr>
            <w:lang w:eastAsia="zh-CN"/>
          </w:rPr>
          <w:delText xml:space="preserve"> but only 2.8% k=1 evacuation—due to a mismatch between medical capacity and critical-casualty demand.</w:delText>
        </w:r>
      </w:del>
      <w:ins w:id="9068" w:author="Liang Wang" w:date="2026-10-27T00:00:00Z">
        <w:r>
          <w:rPr>
            <w:lang w:eastAsia="zh-CN"/>
          </w:rPr>
          <w:t xml:space="preserve"> but only 2.8% k=1 evacuation.</w:t>
        </w:r>
      </w:ins>
      <w:r>
        <w:rPr>
          <w:lang w:eastAsia="zh-CN"/>
        </w:rPr>
        <w:t xml:space="preserve"> (3) Truck-drone relay is not universally beneficial: under lightly damaged networks (19.1% closure), it increases makespan by 26.6%. </w:t>
      </w:r>
      <w:del w:id="9065" w:author="Liang Wang" w:date="2026-10-27T00:00:00Z">
        <w:r>
          <w:rPr>
            <w:lang w:eastAsia="zh-CN"/>
          </w:rPr>
          <w:delText xml:space="preserve">These conclusions are scenario-specific; future work should refine injury models and conduct multi-scenario sensitivity analysis.</w:delText>
        </w:r>
      </w:del>
      <w:ins w:id="9066" w:author="Liang Wang" w:date="2026-10-27T00:00:00Z">
        <w:r>
          <w:rPr>
            <w:lang w:eastAsia="zh-CN"/>
          </w:rPr>
          <w:t xml:space="preserve">Future work should refine injury models across scenarios.</w:t>
        </w:r>
      </w:ins>
    </w:p>
    <w:p w14:paraId="5AC96F19" w14:textId="34D82398" w:rsidR="00A6230B" w:rsidRPr="00092B1C" w:rsidRDefault="00A6230B" w:rsidP="001A5011">
      <w:pPr>
        <w:pStyle w:val="heading2"/>
        <w:numPr>
          <w:ilvl w:val="1"/>
          <w:numId w:val="7"/>
        </w:numPr>
        <w:spacing w:before="160"/>
      </w:pPr>
      <w:r>
        <w:t xml:space="preserve">Policy Recommendations</w:t>
      </w:r>
    </w:p>
    <w:p w14:paraId="7CB80698" w14:textId="77777777" w:rsidR="00A6230B" w:rsidRPr="00092B1C" w:rsidRDefault="00A6230B" w:rsidP="00A6230B">
      <w:pPr>
        <w:pStyle w:val="p1a"/>
        <w:rPr>
          <w:lang w:eastAsia="zh-CN"/>
        </w:rPr>
      </w:pPr>
      <w:r>
        <w:rPr>
          <w:lang w:eastAsia="zh-CN"/>
        </w:rPr>
        <w:t xml:space="preserve">(1) </w:t>
      </w:r>
      <w:del w:id="9073" w:author="Liang Wang" w:date="2026-10-27T00:00:00Z">
        <w:r>
          <w:rPr>
            <w:lang w:eastAsia="zh-CN"/>
          </w:rPr>
          <w:delText xml:space="preserve">Develop and refine</w:delText>
        </w:r>
      </w:del>
      <w:ins w:id="9074" w:author="Liang Wang" w:date="2026-10-27T00:00:00Z">
        <w:r>
          <w:rPr>
            <w:lang w:eastAsia="zh-CN"/>
          </w:rPr>
          <w:t xml:space="preserve">Establish metro</w:t>
        </w:r>
      </w:ins>
      <w:r>
        <w:rPr>
          <w:lang w:eastAsia="zh-CN"/>
        </w:rPr>
        <w:t xml:space="preserve"> emergency-operation protocols for </w:t>
      </w:r>
      <w:del w:id="9075" w:author="Liang Wang" w:date="2026-10-27T00:00:00Z">
        <w:r>
          <w:rPr>
            <w:lang w:eastAsia="zh-CN"/>
          </w:rPr>
          <w:delText xml:space="preserve">the metro system, ensuring rapid activation of emergency service</w:delText>
        </w:r>
      </w:del>
      <w:ins w:id="9076" w:author="Liang Wang" w:date="2026-10-27T00:00:00Z">
        <w:r>
          <w:rPr>
            <w:lang w:eastAsia="zh-CN"/>
          </w:rPr>
          <w:t xml:space="preserve">rapid activation</w:t>
        </w:r>
      </w:ins>
      <w:r>
        <w:rPr>
          <w:lang w:eastAsia="zh-CN"/>
        </w:rPr>
        <w:t xml:space="preserve"> after a hazmat incident. (2) Adopt layered evacuation: mandatory </w:t>
      </w:r>
      <w:del w:id="9082" w:author="Liang Wang" w:date="2026-10-27T00:00:00Z">
        <w:r>
          <w:rPr>
            <w:lang w:eastAsia="zh-CN"/>
          </w:rPr>
          <w:delText xml:space="preserve">evacuation </w:delText>
        </w:r>
      </w:del>
      <w:r>
        <w:rPr>
          <w:lang w:eastAsia="zh-CN"/>
        </w:rPr>
        <w:t xml:space="preserve">within the 1 km core zone</w:t>
      </w:r>
      <w:del w:id="9083" w:author="Liang Wang" w:date="2026-10-27T00:00:00Z">
        <w:r>
          <w:rPr>
            <w:lang w:eastAsia="zh-CN"/>
          </w:rPr>
          <w:delText xml:space="preserve">,</w:delText>
        </w:r>
      </w:del>
      <w:ins w:id="9084" w:author="Liang Wang" w:date="2026-10-27T00:00:00Z">
        <w:r>
          <w:rPr>
            <w:lang w:eastAsia="zh-CN"/>
          </w:rPr>
          <w:t xml:space="preserve"> and</w:t>
        </w:r>
      </w:ins>
      <w:r>
        <w:rPr>
          <w:lang w:eastAsia="zh-CN"/>
        </w:rPr>
        <w:t xml:space="preserve"> shelter-in-place with protective</w:t>
      </w:r>
      <w:del w:id="9085" w:author="Liang Wang" w:date="2026-10-27T00:00:00Z">
        <w:r>
          <w:rPr>
            <w:lang w:eastAsia="zh-CN"/>
          </w:rPr>
          <w:delText xml:space="preserve">-equipment distribution</w:delText>
        </w:r>
      </w:del>
      <w:ins w:id="9086" w:author="Liang Wang" w:date="2026-10-27T00:00:00Z">
        <w:r>
          <w:rPr>
            <w:lang w:eastAsia="zh-CN"/>
          </w:rPr>
          <w:t xml:space="preserve"> equipment</w:t>
        </w:r>
      </w:ins>
      <w:r>
        <w:rPr>
          <w:lang w:eastAsia="zh-CN"/>
        </w:rPr>
        <w:t xml:space="preserve"> in the 1-3 km outer zone. (3) Pre-position </w:t>
      </w:r>
      <w:del w:id="9069" w:author="Liang Wang" w:date="2026-10-27T00:00:00Z">
        <w:r>
          <w:rPr>
            <w:lang w:eastAsia="zh-CN"/>
          </w:rPr>
          <w:delText xml:space="preserve">helicopter assets</w:delText>
        </w:r>
      </w:del>
      <w:ins w:id="9070" w:author="Liang Wang" w:date="2026-10-27T00:00:00Z">
        <w:r>
          <w:rPr>
            <w:lang w:eastAsia="zh-CN"/>
          </w:rPr>
          <w:t xml:space="preserve">helicopters</w:t>
        </w:r>
      </w:ins>
      <w:r>
        <w:rPr>
          <w:lang w:eastAsia="zh-CN"/>
        </w:rPr>
        <w:t xml:space="preserve"> along high-risk corridors </w:t>
      </w:r>
      <w:del w:id="9071" w:author="Liang Wang" w:date="2026-10-27T00:00:00Z">
        <w:r>
          <w:rPr>
            <w:lang w:eastAsia="zh-CN"/>
          </w:rPr>
          <w:delText xml:space="preserve">to enable rapid transport of</w:delText>
        </w:r>
      </w:del>
      <w:ins w:id="9072" w:author="Liang Wang" w:date="2026-10-27T00:00:00Z">
        <w:r>
          <w:rPr>
            <w:lang w:eastAsia="zh-CN"/>
          </w:rPr>
          <w:t xml:space="preserve">for</w:t>
        </w:r>
      </w:ins>
      <w:r>
        <w:rPr>
          <w:lang w:eastAsia="zh-CN"/>
        </w:rPr>
        <w:t xml:space="preserve"> critical casualties. (4) Invest in drone infrastructure</w:t>
      </w:r>
      <w:del w:id="9077" w:author="Liang Wang" w:date="2026-10-27T00:00:00Z">
        <w:r>
          <w:rPr>
            <w:lang w:eastAsia="zh-CN"/>
          </w:rPr>
          <w:delText xml:space="preserve">: under more severe damage conditions, the advantages of relay delivery will become more pronounced</w:delText>
        </w:r>
      </w:del>
      <w:ins w:id="9078" w:author="Liang Wang" w:date="2026-10-27T00:00:00Z">
        <w:r>
          <w:rPr>
            <w:lang w:eastAsia="zh-CN"/>
          </w:rPr>
          <w:t xml:space="preserve"> for severe-damage conditions</w:t>
        </w:r>
      </w:ins>
      <w:r>
        <w:rPr>
          <w:lang w:eastAsia="zh-CN"/>
        </w:rPr>
        <w:t xml:space="preserve">. (5) Integrate real-time wind monitoring </w:t>
      </w:r>
      <w:del w:id="9079" w:author="Liang Wang" w:date="2026-10-27T00:00:00Z">
        <w:r>
          <w:rPr>
            <w:lang w:eastAsia="zh-CN"/>
          </w:rPr>
          <w:delText xml:space="preserve">with evacuation planning </w:delText>
        </w:r>
      </w:del>
      <w:r>
        <w:rPr>
          <w:lang w:eastAsia="zh-CN"/>
        </w:rPr>
        <w:t xml:space="preserve">to dynamically update hazard zones and </w:t>
      </w:r>
      <w:del w:id="9080" w:author="Liang Wang" w:date="2026-10-27T00:00:00Z">
        <w:r>
          <w:rPr>
            <w:lang w:eastAsia="zh-CN"/>
          </w:rPr>
          <w:delText xml:space="preserve">trigger zone-based evacuation orders based on meteorological data</w:delText>
        </w:r>
      </w:del>
      <w:ins w:id="9081" w:author="Liang Wang" w:date="2026-10-27T00:00:00Z">
        <w:r>
          <w:rPr>
            <w:lang w:eastAsia="zh-CN"/>
          </w:rPr>
          <w:t xml:space="preserve">evacuation orders</w:t>
        </w:r>
      </w:ins>
      <w:r>
        <w:rPr>
          <w:lang w:eastAsia="zh-CN"/>
        </w:rPr>
        <w:t xml:space="preserve">.</w:t>
      </w:r>
    </w:p>
    <w:p w14:paraId="5B0F6A68" w14:textId="3DE6BEF5" w:rsidR="00163EA2" w:rsidRPr="00092B1C" w:rsidRDefault="00163EA2" w:rsidP="00163EA2">
      <w:pPr>
        <w:pStyle w:val="acknowlegments"/>
        <w:rPr>
          <w:b/>
          <w:bCs/>
        </w:rPr>
      </w:pPr>
      <w:r>
        <w:rPr>
          <w:rStyle w:val="heading3"/>
        </w:rPr>
        <w:t>Acknowledgments.</w:t>
      </w:r>
      <w:r>
        <w:rPr>
          <w:b/>
          <w:bCs/>
        </w:rPr>
        <w:t xml:space="preserve"> </w:t>
      </w:r>
      <w:r>
        <w:rPr>
          <w:bCs/>
        </w:rPr>
        <w:t xml:space="preserve">This study was funded by the National Key Research and Development Program of China (Grant Nos. 2021YFA1000300, 2021YFA1000303).</w:t>
      </w:r>
    </w:p>
    <w:p w14:paraId="5A3FC257" w14:textId="2CE013BB" w:rsidR="00163EA2" w:rsidRPr="00092B1C" w:rsidRDefault="00163EA2" w:rsidP="00CB1863">
      <w:pPr>
        <w:pStyle w:val="acknowlegments"/>
        <w:rPr>
          <w:lang w:eastAsia="zh-CN"/>
        </w:rPr>
      </w:pPr>
      <w:r>
        <w:rPr>
          <w:rStyle w:val="heading3"/>
        </w:rPr>
        <w:t>Disclosure of Interests.</w:t>
      </w:r>
      <w:r>
        <w:rPr>
          <w:b/>
          <w:bCs/>
        </w:rPr>
        <w:t xml:space="preserve"> </w:t>
      </w:r>
      <w:r>
        <w:t>The authors have no competing interests to declare that are relevant to the content of this article.</w:t>
      </w:r>
    </w:p>
    <w:p w14:paraId="3FFF6873" w14:textId="24AAECFA" w:rsidR="00A27D45" w:rsidRPr="00092B1C" w:rsidRDefault="00C8652E" w:rsidP="001A5011">
      <w:pPr>
        <w:pStyle w:val="heading1"/>
        <w:ind w:left="567" w:hanging="567"/>
        <w:rPr>
          <w:lang w:eastAsia="zh-CN"/>
        </w:rPr>
      </w:pPr>
      <w:bookmarkStart w:id="20" w:name="OLE_LINK71"/>
      <w:bookmarkStart w:id="21" w:name="OLE_LINK72"/>
      <w:r>
        <w:t>References</w:t>
      </w:r>
      <w:bookmarkEnd w:id="20"/>
      <w:bookmarkEnd w:id="21"/>
    </w:p>
    <w:p w14:paraId="4456E9D4" w14:textId="7E7EF6F1" w:rsidR="00A27D45" w:rsidRPr="00092B1C" w:rsidRDefault="00A27D45" w:rsidP="001A5011">
      <w:pPr>
        <w:pStyle w:val="referenceitem"/>
        <w:numPr>
          <w:ilvl w:val="0"/>
          <w:numId w:val="9"/>
        </w:numPr>
      </w:pPr>
      <w:r>
        <w:t xml:space="preserve">Farahani RZ, Lotfi MM, Baghaian A, Ruiz R, Rezapour S. Mass casualty management in disaster scene: A systematic review of OR&amp;MS research in humanitarian operations. European Journal of Operational Research. 2020;287(3):787-819. doi: /10.1016/j.ejor.2020.03.005.</w:t>
      </w:r>
    </w:p>
    <w:p w14:paraId="555552FD" w14:textId="501EB02C" w:rsidR="00A27D45" w:rsidRPr="00092B1C" w:rsidRDefault="00A27D45" w:rsidP="001A5011">
      <w:pPr>
        <w:pStyle w:val="referenceitem"/>
        <w:numPr>
          <w:ilvl w:val="0"/>
          <w:numId w:val="9"/>
        </w:numPr>
      </w:pPr>
      <w:r>
        <w:lastRenderedPageBreak/>
        <w:t xml:space="preserve">Özdamar L, Ertem MA. Models, solutions and enabling technologies in humanitarian logistics. European Journal of Operational Research. 2015;244(1):55-65. doi: /10.1016/j.ejor.2014.11.030.</w:t>
      </w:r>
    </w:p>
    <w:p w14:paraId="455DA01B" w14:textId="67D486C4" w:rsidR="00A27D45" w:rsidRPr="00092B1C" w:rsidRDefault="00A27D45" w:rsidP="001A5011">
      <w:pPr>
        <w:pStyle w:val="referenceitem"/>
        <w:numPr>
          <w:ilvl w:val="0"/>
          <w:numId w:val="9"/>
        </w:numPr>
      </w:pPr>
      <w:r>
        <w:t xml:space="preserve">Ke GY. Managing reliable emergency logistics for hazardous materials: A two-stage robust optimization approach. Computers &amp; Operations Research. 2022;138:105557. doi: /10.1016/j.cor.2021.105557.</w:t>
      </w:r>
    </w:p>
    <w:p w14:paraId="33D410BD" w14:textId="5F42F9C6" w:rsidR="00A27D45" w:rsidRPr="00092B1C" w:rsidRDefault="00A27D45" w:rsidP="001A5011">
      <w:pPr>
        <w:pStyle w:val="referenceitem"/>
        <w:numPr>
          <w:ilvl w:val="0"/>
          <w:numId w:val="9"/>
        </w:numPr>
      </w:pPr>
      <w:r>
        <w:t xml:space="preserve">Murray CC, Chu AG. The flying sidekick traveling salesman problem: Optimization of drone-assisted parcel delivery. Transportation Research Part C: Emerging Technologies. 2015;54:86-109. doi: /10.1016/j.trc.2015.03.005.</w:t>
      </w:r>
    </w:p>
    <w:p w14:paraId="6992EFD6" w14:textId="39B7F645" w:rsidR="00A27D45" w:rsidRPr="00092B1C" w:rsidRDefault="00A27D45" w:rsidP="001A5011">
      <w:pPr>
        <w:pStyle w:val="referenceitem"/>
        <w:numPr>
          <w:ilvl w:val="0"/>
          <w:numId w:val="9"/>
        </w:numPr>
      </w:pPr>
      <w:r>
        <w:t xml:space="preserve">Agatz N, Bouman P, Schmidt M. Optimization Approaches for the Traveling Salesman Problem with Drone. Transportation Science. 2018;52(4):965–81. doi: 10.1287/trsc.2017.0791.</w:t>
      </w:r>
    </w:p>
    <w:p w14:paraId="4507C207" w14:textId="4DD7AF6A" w:rsidR="00A27D45" w:rsidRPr="00092B1C" w:rsidRDefault="00A27D45" w:rsidP="001A5011">
      <w:pPr>
        <w:pStyle w:val="referenceitem"/>
        <w:numPr>
          <w:ilvl w:val="0"/>
          <w:numId w:val="9"/>
        </w:numPr>
      </w:pPr>
      <w:r>
        <w:t xml:space="preserve">Chung SH, Sah B, Lee J. Optimization for drone and drone-truck combined operations: A review of the state of the art and future directions. Computers &amp; Operations Research. 2020;123:105004. doi: /10.1016/j.cor.2020.105004.</w:t>
      </w:r>
    </w:p>
    <w:p w14:paraId="55AB65DA" w14:textId="66715CC2" w:rsidR="00A27D45" w:rsidRPr="00092B1C" w:rsidRDefault="00A27D45" w:rsidP="001A5011">
      <w:pPr>
        <w:pStyle w:val="referenceitem"/>
        <w:numPr>
          <w:ilvl w:val="0"/>
          <w:numId w:val="9"/>
        </w:numPr>
      </w:pPr>
      <w:r>
        <w:t xml:space="preserve">Li H, Chen J, Wang F, Bai M. Ground-vehicle and unmanned-aerial-vehicle routing problems from two-echelon scheme perspective: A review. European Journal of Operational Research. 2021;294(3):1078-95. doi: /10.1016/j.ejor.2021.02.022.</w:t>
      </w:r>
    </w:p>
    <w:p w14:paraId="2B6F37D6" w14:textId="3D1BEB02" w:rsidR="00A27D45" w:rsidRPr="00092B1C" w:rsidRDefault="00A27D45" w:rsidP="001A5011">
      <w:pPr>
        <w:pStyle w:val="referenceitem"/>
        <w:numPr>
          <w:ilvl w:val="0"/>
          <w:numId w:val="9"/>
        </w:numPr>
      </w:pPr>
      <w:r>
        <w:t xml:space="preserve">Zhang L, Ding Y, Lin H. Optimizing synchronized truck-drone delivery with priority in disaster relief. Journal of Industrial and Management Optimization. 2023;19(7):5143-62. doi: 10.3934/jimo.2022166.</w:t>
      </w:r>
    </w:p>
    <w:p w14:paraId="64BDC5D6" w14:textId="73138ACF" w:rsidR="00A27D45" w:rsidRPr="00092B1C" w:rsidRDefault="00A27D45" w:rsidP="001A5011">
      <w:pPr>
        <w:pStyle w:val="referenceitem"/>
        <w:numPr>
          <w:ilvl w:val="0"/>
          <w:numId w:val="9"/>
        </w:numPr>
      </w:pPr>
      <w:r>
        <w:t>Hamacher H, Tjandra S. Mathematical Modeling of Evacuation Problems: A State of The Art. Pedestrian and Evacuation Dynamics. 2002;2002.</w:t>
      </w:r>
    </w:p>
    <w:p w14:paraId="5F5B8C51" w14:textId="6DD3F276" w:rsidR="00A27D45" w:rsidRPr="00092B1C" w:rsidRDefault="00A27D45" w:rsidP="001A5011">
      <w:pPr>
        <w:pStyle w:val="referenceitem"/>
        <w:numPr>
          <w:ilvl w:val="0"/>
          <w:numId w:val="9"/>
        </w:numPr>
      </w:pPr>
      <w:r>
        <w:t xml:space="preserve">Abdelgawad H, Abdulhai B. Managing Large-Scale Multimodal Emergency Evacuations. Journal of Transportation Safety &amp; Security. 2010;2:122-51. doi: 10.1080/19439962.2010.487636.</w:t>
      </w:r>
    </w:p>
    <w:p w14:paraId="5622D6A4" w14:textId="260063DB" w:rsidR="00A27D45" w:rsidRPr="00092B1C" w:rsidRDefault="00A27D45" w:rsidP="001A5011">
      <w:pPr>
        <w:pStyle w:val="referenceitem"/>
        <w:numPr>
          <w:ilvl w:val="0"/>
          <w:numId w:val="9"/>
        </w:numPr>
      </w:pPr>
      <w:r>
        <w:t xml:space="preserve">Yoon S, Albert LA. Dynamic dispatch policies for emergency response with multiple types of vehicles. Transportation Research Part E: Logistics and Transportation Review. 2021;152:102405. doi: /10.1016/j.tre.2021.102405.</w:t>
      </w:r>
    </w:p>
    <w:p w14:paraId="75C16C0D" w14:textId="77777777" w:rsidR="00935879" w:rsidRPr="00092B1C" w:rsidRDefault="00935879" w:rsidP="001A5011">
      <w:pPr>
        <w:pStyle w:val="referenceitem"/>
        <w:numPr>
          <w:ilvl w:val="0"/>
          <w:numId w:val="9"/>
        </w:numPr>
      </w:pPr>
      <w:r>
        <w:t>Lei, B., Xun,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1A5011">
      <w:pPr>
        <w:pStyle w:val="referenceitem"/>
        <w:numPr>
          <w:ilvl w:val="0"/>
          <w:numId w:val="9"/>
        </w:numPr>
      </w:pPr>
      <w:r>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1A5011">
      <w:pPr>
        <w:pStyle w:val="referenceitem"/>
        <w:numPr>
          <w:ilvl w:val="0"/>
          <w:numId w:val="9"/>
        </w:numPr>
      </w:pPr>
      <w:r>
        <w:t>Zhang, Y., Pei, H., &amp; Yao, D. (2022). A review of cooperative decision-making for vehicle groups in connected vehicle environments. Journal of Traffic and Transportation Engineering, 22(3), 1-19.</w:t>
      </w:r>
    </w:p>
    <w:sectPr w:rsidR="00DC71CD" w:rsidRPr="00092B1C" w:rsidSect="001A5011">
      <w:headerReference w:type="even" r:id="rId10"/>
      <w:headerReference w:type="default" r:id="rId11"/>
      <w:pgSz w:w="11906" w:h="16838" w:code="9"/>
      <w:pgMar w:top="2948" w:right="2495" w:bottom="2948" w:left="2495" w:header="2381" w:footer="2325"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9455" w14:textId="77777777" w:rsidR="00F85AAA" w:rsidRDefault="00F85AAA">
      <w:pPr>
        <w:spacing w:line="240" w:lineRule="auto"/>
      </w:pPr>
      <w:r>
        <w:separator/>
      </w:r>
    </w:p>
  </w:endnote>
  <w:endnote w:type="continuationSeparator" w:id="0">
    <w:p w14:paraId="635B177E" w14:textId="77777777" w:rsidR="00F85AAA" w:rsidRDefault="00F85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4009" w14:textId="77777777" w:rsidR="00F85AAA" w:rsidRDefault="00F85AAA" w:rsidP="00080DE2">
      <w:pPr>
        <w:spacing w:line="240" w:lineRule="auto"/>
        <w:ind w:firstLine="0"/>
      </w:pPr>
      <w:r>
        <w:separator/>
      </w:r>
    </w:p>
  </w:footnote>
  <w:footnote w:type="continuationSeparator" w:id="0">
    <w:p w14:paraId="2DF6201E" w14:textId="77777777" w:rsidR="00F85AAA" w:rsidRPr="00080DE2" w:rsidRDefault="00F85AAA"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hyphenationZone w:val="400"/>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1777"/>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4630C"/>
    <w:rsid w:val="00162278"/>
    <w:rsid w:val="00163EA2"/>
    <w:rsid w:val="0016586E"/>
    <w:rsid w:val="00166E95"/>
    <w:rsid w:val="0018591E"/>
    <w:rsid w:val="00190945"/>
    <w:rsid w:val="001A5011"/>
    <w:rsid w:val="001C31F0"/>
    <w:rsid w:val="001D7042"/>
    <w:rsid w:val="001E5062"/>
    <w:rsid w:val="0020293A"/>
    <w:rsid w:val="0020764E"/>
    <w:rsid w:val="002112F3"/>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18DB"/>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B3A5A"/>
    <w:rsid w:val="006C0537"/>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1085D"/>
    <w:rsid w:val="008212A5"/>
    <w:rsid w:val="00841135"/>
    <w:rsid w:val="00844033"/>
    <w:rsid w:val="008560FC"/>
    <w:rsid w:val="00861A4A"/>
    <w:rsid w:val="008760F9"/>
    <w:rsid w:val="00877484"/>
    <w:rsid w:val="008908C2"/>
    <w:rsid w:val="00892F5C"/>
    <w:rsid w:val="00896C73"/>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2E3"/>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425"/>
    <w:rsid w:val="00A27D45"/>
    <w:rsid w:val="00A4164C"/>
    <w:rsid w:val="00A56CAC"/>
    <w:rsid w:val="00A6230B"/>
    <w:rsid w:val="00A65741"/>
    <w:rsid w:val="00A72AAD"/>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D41"/>
    <w:rsid w:val="00E13F60"/>
    <w:rsid w:val="00E16261"/>
    <w:rsid w:val="00E1726E"/>
    <w:rsid w:val="00E369DF"/>
    <w:rsid w:val="00E37C1E"/>
    <w:rsid w:val="00E50263"/>
    <w:rsid w:val="00E6133A"/>
    <w:rsid w:val="00E9011C"/>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5AA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a"/>
    <w:next w:val="p1a"/>
    <w:qFormat/>
    <w:pPr>
      <w:keepNext/>
      <w:keepLines/>
      <w:suppressAutoHyphens/>
      <w:spacing w:before="360" w:after="160"/>
      <w:ind w:firstLine="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spacing w:line="220" w:lineRule="atLeast"/>
      <w:ind w:firstLine="0"/>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00" Type="http://schemas.openxmlformats.org/officeDocument/2006/relationships/image" Target="media/image_fig2_h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25</TotalTime>
  <Pages>9</Pages>
  <Words>4052</Words>
  <Characters>26221</Characters>
  <Application>Microsoft Office Word</Application>
  <DocSecurity>0</DocSecurity>
  <Lines>557</Lines>
  <Paragraphs>240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Administrator</cp:lastModifiedBy>
  <cp:revision>9</cp:revision>
  <cp:lastPrinted>2026-05-12T10:31:00Z</cp:lastPrinted>
  <dcterms:created xsi:type="dcterms:W3CDTF">2026-05-12T10:31:00Z</dcterms:created>
  <dcterms:modified xsi:type="dcterms:W3CDTF">2026-10-26T05:44:00Z</dcterms:modified>
</cp:coreProperties>
</file>