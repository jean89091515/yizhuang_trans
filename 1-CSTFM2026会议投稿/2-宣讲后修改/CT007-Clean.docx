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UI/images/FigCaption.png" ContentType="image/.png"/>
  <Override PartName="/customUI/images/papertitle.png" ContentType="image/.png"/>
  <Override PartName="/customUI/images/ORCID.png" ContentType="image/.png"/>
  <Override PartName="/customUI/images/removespace.png" ContentType="image/.png"/>
  <Override PartName="/customUI/images/bulletitem.png" ContentType="image/.png"/>
  <Override PartName="/customUI/images/arrowleft.png" ContentType="image/.png"/>
  <Override PartName="/customUI/images/addspace.png" ContentType="image/.png"/>
  <Override PartName="/customUI/images/togglenumbering.png" ContentType="image/.png"/>
  <Override PartName="/customUI/images/referenceitem.png" ContentType="image/.png"/>
  <Override PartName="/customUI/images/eqnumber.png" ContentType="image/.png"/>
  <Override PartName="/customUI/images/normalspace.png" ContentType="image/.png"/>
  <Override PartName="/customUI/images/RedoStyles.png" ContentType="image/.png"/>
  <Override PartName="/customUI/images/arrowright.png" ContentType="image/.png"/>
  <Override PartName="/customUI/images/abstract.png" ContentType="image/.png"/>
  <Override PartName="/customUI/images/TabCaption.png" ContentType="image/.png"/>
  <Override PartName="/customUI/images/equation.png" ContentType="image/.png"/>
  <Override PartName="/customUI/images/normal.png" ContentType="image/.png"/>
  <Override PartName="/customUI/images/squeeze.png" ContentType="image/.png"/>
  <Override PartName="/customUI/images/InsertImage.png" ContentType="image/.png"/>
  <Override PartName="/customUI/images/expand.png" ContentType="image/.png"/>
  <Override PartName="/customUI/images/InsertImage24.png" ContentType="image/.png"/>
  <Override PartName="/customUI/images/TabCaption24.png" ContentType="image/.png"/>
  <Override PartName="/customUI/images/FigCaption24.png" ContentType="image/.png"/>
  <Override PartName="/customUI/images/numitem.png" ContentType="image/.png"/>
  <Override PartName="/customUI/images/subtitle.png" ContentType="image/.png"/>
  <Override PartName="/customUI/images/dashitem.png" ContentType="image/.png"/>
  <Override PartName="/customUI/images/address.png" ContentType="image/.png"/>
  <Override PartName="/customUI/images/HeaderFooter.png" ContentType="image/.png"/>
  <Override PartName="/customUI/images/author.png" ContentType="image/.png"/>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79f3368820ff455b" Type="http://schemas.microsoft.com/office/2007/relationships/ui/extensibility" Target="customUI/customUI14.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4ABAE" w14:textId="6192E166" w:rsidR="00C8652E" w:rsidRPr="00092B1C" w:rsidRDefault="00B20AFF" w:rsidP="00685805">
      <w:pPr>
        <w:pStyle w:val="papertitle"/>
        <w:rPr>
          <w:lang w:eastAsia="zh-CN"/>
        </w:rPr>
      </w:pPr>
      <w:bookmarkStart w:id="0" w:name="OLE_LINK179"/>
      <w:bookmarkStart w:id="1" w:name="OLE_LINK180"/>
      <w:r w:rsidRPr="00092B1C">
        <w:t xml:space="preserve">Coordinated Optimization of Emergency Supply Distribution and Multi-Type Personnel Evacuation under Hazardous-Material Vehicle Incidents on Urban </w:t>
      </w:r>
      <w:r w:rsidR="00D875B8">
        <w:rPr>
          <w:rFonts w:hint="eastAsia"/>
        </w:rPr>
        <w:t>Free</w:t>
      </w:r>
      <w:r w:rsidRPr="00092B1C">
        <w:rPr>
          <w:rFonts w:hint="eastAsia"/>
        </w:rPr>
        <w:t>w</w:t>
      </w:r>
      <w:r w:rsidRPr="00092B1C">
        <w:t>ays</w:t>
      </w:r>
    </w:p>
    <w:bookmarkEnd w:id="0"/>
    <w:bookmarkEnd w:id="1"/>
    <w:p w14:paraId="5068C4F4" w14:textId="1A7A755B" w:rsidR="00B20AFF" w:rsidRPr="00092B1C" w:rsidRDefault="00B20AFF" w:rsidP="00F809EA">
      <w:pPr>
        <w:pStyle w:val="author"/>
        <w:rPr>
          <w:lang w:eastAsia="zh-CN"/>
        </w:rPr>
      </w:pPr>
      <w:r w:rsidRPr="00092B1C">
        <w:t>Liang Wang</w:t>
      </w:r>
      <w:r w:rsidR="00C8652E" w:rsidRPr="00092B1C">
        <w:rPr>
          <w:vertAlign w:val="superscript"/>
        </w:rPr>
        <w:t>1</w:t>
      </w:r>
      <w:r w:rsidR="00D03971" w:rsidRPr="00092B1C">
        <w:rPr>
          <w:rFonts w:hint="eastAsia"/>
          <w:vertAlign w:val="superscript"/>
          <w:lang w:eastAsia="zh-CN"/>
        </w:rPr>
        <w:t>,2</w:t>
      </w:r>
      <w:bookmarkStart w:id="2" w:name="OLE_LINK183"/>
      <w:bookmarkStart w:id="3" w:name="OLE_LINK184"/>
      <w:r w:rsidR="00685805" w:rsidRPr="00092B1C">
        <w:rPr>
          <w:rStyle w:val="ORCID"/>
        </w:rPr>
        <w:t>[0000-0003-3987-6678]</w:t>
      </w:r>
      <w:r w:rsidR="00E9011C">
        <w:rPr>
          <w:rFonts w:eastAsiaTheme="minorEastAsia" w:hint="eastAsia"/>
          <w:lang w:eastAsia="zh-CN"/>
        </w:rPr>
        <w:t xml:space="preserve">, </w:t>
      </w:r>
      <w:r w:rsidRPr="00092B1C">
        <w:t>Yu Guan</w:t>
      </w:r>
      <w:bookmarkStart w:id="4" w:name="OLE_LINK18"/>
      <w:bookmarkStart w:id="5" w:name="OLE_LINK19"/>
      <w:bookmarkEnd w:id="2"/>
      <w:bookmarkEnd w:id="3"/>
      <w:r w:rsidR="00C8652E" w:rsidRPr="00092B1C">
        <w:rPr>
          <w:vertAlign w:val="superscript"/>
        </w:rPr>
        <w:t>2</w:t>
      </w:r>
      <w:bookmarkStart w:id="6" w:name="OLE_LINK185"/>
      <w:bookmarkStart w:id="7" w:name="OLE_LINK186"/>
      <w:bookmarkEnd w:id="4"/>
      <w:bookmarkEnd w:id="5"/>
      <w:r w:rsidR="00E9011C" w:rsidRPr="00E9011C">
        <w:rPr>
          <w:rFonts w:ascii="宋体" w:eastAsia="宋体" w:hAnsi="宋体" w:cs="宋体" w:hint="eastAsia"/>
          <w:lang w:eastAsia="zh-CN"/>
        </w:rPr>
        <w:t>,</w:t>
      </w:r>
      <w:r w:rsidR="00E9011C" w:rsidRPr="00092B1C">
        <w:t xml:space="preserve"> He Wei</w:t>
      </w:r>
      <w:bookmarkEnd w:id="6"/>
      <w:bookmarkEnd w:id="7"/>
      <w:r w:rsidR="00D03971" w:rsidRPr="00092B1C">
        <w:rPr>
          <w:vertAlign w:val="superscript"/>
        </w:rPr>
        <w:t>2</w:t>
      </w:r>
      <w:r w:rsidR="00743690" w:rsidRPr="00092B1C">
        <w:t xml:space="preserve"> and </w:t>
      </w:r>
      <w:bookmarkStart w:id="8" w:name="OLE_LINK187"/>
      <w:bookmarkStart w:id="9" w:name="OLE_LINK188"/>
      <w:r w:rsidRPr="00092B1C">
        <w:t>Xiaodong Zhang</w:t>
      </w:r>
      <w:bookmarkEnd w:id="8"/>
      <w:bookmarkEnd w:id="9"/>
      <w:r w:rsidR="00D03971" w:rsidRPr="00092B1C">
        <w:rPr>
          <w:vertAlign w:val="superscript"/>
        </w:rPr>
        <w:t>2</w:t>
      </w:r>
      <w:r w:rsidR="00D03971" w:rsidRPr="00092B1C">
        <w:rPr>
          <w:rFonts w:hint="eastAsia"/>
          <w:vertAlign w:val="superscript"/>
          <w:lang w:eastAsia="zh-CN"/>
        </w:rPr>
        <w:t>*</w:t>
      </w:r>
    </w:p>
    <w:p w14:paraId="501969DA" w14:textId="174AFC47" w:rsidR="00C8652E" w:rsidRPr="00092B1C" w:rsidRDefault="00C8652E" w:rsidP="00C8652E">
      <w:pPr>
        <w:pStyle w:val="address"/>
        <w:rPr>
          <w:lang w:eastAsia="zh-CN"/>
        </w:rPr>
      </w:pPr>
      <w:r w:rsidRPr="00092B1C">
        <w:rPr>
          <w:vertAlign w:val="superscript"/>
        </w:rPr>
        <w:t>1</w:t>
      </w:r>
      <w:r w:rsidRPr="00092B1C">
        <w:t xml:space="preserve"> </w:t>
      </w:r>
      <w:r w:rsidR="00B20AFF" w:rsidRPr="00092B1C">
        <w:t xml:space="preserve">School of Economics and Management, Beijing </w:t>
      </w:r>
      <w:proofErr w:type="spellStart"/>
      <w:r w:rsidR="00B20AFF" w:rsidRPr="00092B1C">
        <w:t>Jiaotong</w:t>
      </w:r>
      <w:proofErr w:type="spellEnd"/>
      <w:r w:rsidR="00B20AFF" w:rsidRPr="00092B1C">
        <w:t xml:space="preserve"> University, Beijing 100044, China</w:t>
      </w:r>
    </w:p>
    <w:p w14:paraId="79FEC12F" w14:textId="3B5DD175" w:rsidR="00C8652E" w:rsidRPr="00092B1C" w:rsidRDefault="00C8652E" w:rsidP="00C8652E">
      <w:pPr>
        <w:pStyle w:val="address"/>
        <w:rPr>
          <w:lang w:val="de-DE" w:eastAsia="zh-CN"/>
        </w:rPr>
      </w:pPr>
      <w:r w:rsidRPr="00092B1C">
        <w:rPr>
          <w:vertAlign w:val="superscript"/>
          <w:lang w:val="de-DE"/>
        </w:rPr>
        <w:t>2</w:t>
      </w:r>
      <w:r w:rsidRPr="00092B1C">
        <w:rPr>
          <w:lang w:val="de-DE"/>
        </w:rPr>
        <w:t xml:space="preserve"> </w:t>
      </w:r>
      <w:r w:rsidR="005F5AE7" w:rsidRPr="00092B1C">
        <w:rPr>
          <w:lang w:val="de-DE"/>
        </w:rPr>
        <w:t>Beijing Municipal Institute of City Planning and Design, Beijing 100045, China</w:t>
      </w:r>
      <w:r w:rsidRPr="00092B1C">
        <w:rPr>
          <w:lang w:val="de-DE"/>
        </w:rPr>
        <w:br/>
      </w:r>
      <w:r w:rsidR="005F5AE7" w:rsidRPr="00092B1C">
        <w:rPr>
          <w:rStyle w:val="e-mail"/>
          <w:lang w:eastAsia="zh-CN"/>
        </w:rPr>
        <w:t>zhang-xd23@mails.tsinghua.edu.cn</w:t>
      </w:r>
    </w:p>
    <w:p w14:paraId="624B1BC0" w14:textId="761FB608" w:rsidR="00716DAD" w:rsidRPr="00092B1C" w:rsidRDefault="00C8652E" w:rsidP="00C8652E">
      <w:pPr>
        <w:pStyle w:val="abstract"/>
        <w:spacing w:after="0"/>
        <w:ind w:firstLine="0"/>
        <w:rPr>
          <w:lang w:eastAsia="zh-CN"/>
        </w:rPr>
      </w:pPr>
      <w:r w:rsidRPr="00092B1C">
        <w:rPr>
          <w:b/>
          <w:bCs/>
        </w:rPr>
        <w:t xml:space="preserve">Abstract. </w:t>
      </w:r>
      <w:r w:rsidR="00716DAD" w:rsidRPr="00092B1C">
        <w:t xml:space="preserve">Hazardous-material incidents on urban </w:t>
      </w:r>
      <w:r w:rsidR="00385DC0">
        <w:rPr>
          <w:rFonts w:hint="eastAsia"/>
          <w:lang w:eastAsia="zh-CN"/>
        </w:rPr>
        <w:t>free</w:t>
      </w:r>
      <w:r w:rsidR="00716DAD" w:rsidRPr="00092B1C">
        <w:rPr>
          <w:rFonts w:hint="eastAsia"/>
          <w:lang w:eastAsia="zh-CN"/>
        </w:rPr>
        <w:t>w</w:t>
      </w:r>
      <w:r w:rsidR="00716DAD" w:rsidRPr="00092B1C">
        <w:t>ays trigger compound disasters requiring coordinated supply distribution and evacuation. Using a hypothetical chlorine release on Beijing's Sixth Ring Road, this study develops an integrated framework that combines Gaussian-plume ERPG zoning with co-optimization of a truck-drone logistics network and a five-mode evacuation fleet across three vulnerability classes. ERPG-based zoning reduces the active evacuation population from 235,000 to 13,800, while shelter-in-place demand raises supply tasks from 40 to 70. Under lightly damaged roads, the truck-only scheme outperforms the truck-drone scheme, exposing the applicability boundary of relay delivery. Vulnerable groups achieve 100% evacuation, but critically injured victims reach only 2.8%, revealing a structural medical-fleet bottleneck. The framework uncovers an asymmetric "high-supply / low-evacuation" resilience pattern that informs urban emergency decisions.</w:t>
      </w:r>
    </w:p>
    <w:p w14:paraId="4705833B" w14:textId="56FA4133" w:rsidR="00C8652E" w:rsidRPr="00092B1C" w:rsidRDefault="00C8652E" w:rsidP="00C8652E">
      <w:pPr>
        <w:pStyle w:val="keywords"/>
        <w:rPr>
          <w:lang w:eastAsia="zh-CN"/>
        </w:rPr>
      </w:pPr>
      <w:r w:rsidRPr="00092B1C">
        <w:rPr>
          <w:b/>
          <w:bCs/>
        </w:rPr>
        <w:t>Keywords:</w:t>
      </w:r>
      <w:r w:rsidRPr="00092B1C">
        <w:t xml:space="preserve"> </w:t>
      </w:r>
      <w:r w:rsidR="004E031A" w:rsidRPr="00092B1C">
        <w:t>Emergency</w:t>
      </w:r>
      <w:r w:rsidR="00A72AAD" w:rsidRPr="00092B1C">
        <w:t xml:space="preserve"> Logistics, Truck</w:t>
      </w:r>
      <w:r w:rsidR="004E031A" w:rsidRPr="00092B1C">
        <w:t xml:space="preserve">-drone </w:t>
      </w:r>
      <w:r w:rsidR="00A72AAD" w:rsidRPr="00092B1C">
        <w:t>Coordination, Multi</w:t>
      </w:r>
      <w:r w:rsidR="004E031A" w:rsidRPr="00092B1C">
        <w:t xml:space="preserve">-type </w:t>
      </w:r>
      <w:r w:rsidR="00A72AAD" w:rsidRPr="00092B1C">
        <w:t>Evacuation, Hazardous</w:t>
      </w:r>
      <w:r w:rsidR="004E031A" w:rsidRPr="00092B1C">
        <w:t xml:space="preserve">-material </w:t>
      </w:r>
      <w:r w:rsidR="00A72AAD" w:rsidRPr="00092B1C">
        <w:t>Incidents, Urban Expressways, Transportation Resilience</w:t>
      </w:r>
      <w:r w:rsidR="00A72AAD" w:rsidRPr="00092B1C">
        <w:rPr>
          <w:lang w:eastAsia="zh-CN"/>
        </w:rPr>
        <w:t>.</w:t>
      </w:r>
    </w:p>
    <w:p w14:paraId="3988444D" w14:textId="2EDD47E9" w:rsidR="00C8652E" w:rsidRPr="00092B1C" w:rsidRDefault="00CB57D5" w:rsidP="001A5011">
      <w:pPr>
        <w:pStyle w:val="heading1"/>
        <w:numPr>
          <w:ilvl w:val="0"/>
          <w:numId w:val="7"/>
        </w:numPr>
      </w:pPr>
      <w:r w:rsidRPr="00092B1C">
        <w:t>Introduction</w:t>
      </w:r>
    </w:p>
    <w:p w14:paraId="6F8B675F" w14:textId="6A00AD0E" w:rsidR="00C21D75" w:rsidRPr="00092B1C" w:rsidRDefault="00C21D75" w:rsidP="00C21D75">
      <w:pPr>
        <w:pStyle w:val="p1a"/>
        <w:rPr>
          <w:lang w:eastAsia="zh-CN"/>
        </w:rPr>
      </w:pPr>
      <w:r w:rsidRPr="00092B1C">
        <w:rPr>
          <w:lang w:eastAsia="zh-CN"/>
        </w:rPr>
        <w:t xml:space="preserve">Urban </w:t>
      </w:r>
      <w:r w:rsidR="00385DC0">
        <w:rPr>
          <w:rFonts w:hint="eastAsia"/>
          <w:lang w:eastAsia="zh-CN"/>
        </w:rPr>
        <w:t>free</w:t>
      </w:r>
      <w:r w:rsidRPr="00092B1C">
        <w:rPr>
          <w:lang w:eastAsia="zh-CN"/>
        </w:rPr>
        <w:t>ways carry both commuter and freight flows and serve as principal corridors for hazardous-material (hazmat) transportation. When an incident occurs, consequences such as toxic gas release or explosion can trigger compound disasters that require coordinated multi-agency response</w:t>
      </w:r>
      <w:r w:rsidR="00DA115C" w:rsidRPr="00092B1C">
        <w:rPr>
          <w:rFonts w:eastAsia="仿宋"/>
        </w:rPr>
        <w:fldChar w:fldCharType="begin" w:fldLock="1"/>
      </w:r>
      <w:r w:rsidR="00303E9D" w:rsidRPr="00092B1C">
        <w:rPr>
          <w:rFonts w:eastAsia="仿宋"/>
        </w:rPr>
        <w:instrText xml:space="preserve"> ADDIN EN.CITE &lt;EndNote&gt;&lt;Cite&gt;&lt;Author&gt;Farahani&lt;/Author&gt;&lt;Year&gt;2020&lt;/Year&gt;&lt;RecNum&gt;195&lt;/RecNum&gt;&lt;DisplayText&gt;[1]&lt;/DisplayText&gt;&lt;record&gt;&lt;rec-number&gt;195&lt;/rec-number&gt;&lt;foreign-keys&gt;&lt;key app="EN" db-id="vvvrwwxsb0xrwnev9envf0rhd99dz0f9azad" timestamp="1775216351"&gt;195&lt;/key&gt;&lt;/foreign-keys&gt;&lt;ref-type name="Journal Article"&gt;17&lt;/ref-type&gt;&lt;contributors&gt;&lt;authors&gt;&lt;author&gt;Farahani, Reza Zanjirani&lt;/author&gt;&lt;author&gt;Lotfi, M. M.&lt;/author&gt;&lt;author&gt;Baghaian, Atefe&lt;/author&gt;&lt;author&gt;Ruiz, Rubén&lt;/author&gt;&lt;author&gt;Rezapour, Shabnam&lt;/author&gt;&lt;/authors&gt;&lt;/contributors&gt;&lt;titles&gt;&lt;title&gt;Mass casualty management in disaster scene: A systematic review of OR&amp;amp;MS research in humanitarian operations&lt;/title&gt;&lt;secondary-title&gt;European Journal of Operational Research&lt;/secondary-title&gt;&lt;/titles&gt;&lt;periodical&gt;&lt;full-title&gt;European Journal of Operational Research&lt;/full-title&gt;&lt;/periodical&gt;&lt;pages&gt;787-819&lt;/pages&gt;&lt;volume&gt;287&lt;/volume&gt;&lt;number&gt;3&lt;/number&gt;&lt;keywords&gt;&lt;keyword&gt;Humanitarian logistics&lt;/keyword&gt;&lt;keyword&gt;Casualty management&lt;/keyword&gt;&lt;keyword&gt;Disaster&lt;/keyword&gt;&lt;keyword&gt;Relief operations&lt;/keyword&gt;&lt;keyword&gt;Health operations&lt;/keyword&gt;&lt;/keywords&gt;&lt;dates&gt;&lt;year&gt;2020&lt;/year&gt;&lt;pub-dates&gt;&lt;date&gt;2020/12/16/&lt;/date&gt;&lt;/pub-dates&gt;&lt;/dates&gt;&lt;isbn&gt;0377-2217&lt;/isbn&gt;&lt;urls&gt;&lt;related-urls&gt;&lt;url&gt;https://www.sciencedirect.com/science/article/pii/S0377221720302198&lt;/url&gt;&lt;/related-urls&gt;&lt;/urls&gt;&lt;electronic-resource-num&gt;https://doi.org/10.1016/j.ejor.2020.03.005&lt;/electronic-resource-num&gt;&lt;/record&gt;&lt;/Cite&gt;&lt;/EndNote&gt;</w:instrText>
      </w:r>
      <w:r w:rsidR="00DA115C" w:rsidRPr="00092B1C">
        <w:rPr>
          <w:rFonts w:eastAsia="仿宋"/>
        </w:rPr>
        <w:fldChar w:fldCharType="separate"/>
      </w:r>
      <w:r w:rsidR="00303E9D" w:rsidRPr="00092B1C">
        <w:rPr>
          <w:rFonts w:eastAsia="仿宋"/>
          <w:noProof/>
        </w:rPr>
        <w:t>[1]</w:t>
      </w:r>
      <w:r w:rsidR="00DA115C" w:rsidRPr="00092B1C">
        <w:rPr>
          <w:rFonts w:eastAsia="仿宋"/>
        </w:rPr>
        <w:fldChar w:fldCharType="end"/>
      </w:r>
      <w:r w:rsidRPr="00092B1C">
        <w:rPr>
          <w:lang w:eastAsia="zh-CN"/>
        </w:rPr>
        <w:t xml:space="preserve">. </w:t>
      </w:r>
      <w:r w:rsidR="009F2382" w:rsidRPr="00092B1C">
        <w:rPr>
          <w:lang w:eastAsia="zh-CN"/>
        </w:rPr>
        <w:t>Recent accidents in China—e.g., the 2005 Huai'an liquid-chlorine rollover (29 deaths, ~10,000 evacuated) and the 2020 Wenling tanker explosion (20 deaths)—expose the vulnerability of urban transport networks</w:t>
      </w:r>
      <w:r w:rsidRPr="00092B1C">
        <w:rPr>
          <w:lang w:eastAsia="zh-CN"/>
        </w:rPr>
        <w:t xml:space="preserve">. The Beijing Sixth Ring Road, with a total length of about 188 km, has experienced multiple hazmat-related incidents in recent years (involving diesel, liquefied petroleum gas, etc.); its southeastern Taihe Bridge segment is densely populated and concentrated with critical infrastructure, making it a high-risk node. How to achieve the coordinated optimization of emergency supply distribution and personnel </w:t>
      </w:r>
      <w:r w:rsidRPr="00092B1C">
        <w:rPr>
          <w:lang w:eastAsia="zh-CN"/>
        </w:rPr>
        <w:lastRenderedPageBreak/>
        <w:t>evacuation under stringent time constraints is a critical scientific question that urgently needs to be addressed.</w:t>
      </w:r>
    </w:p>
    <w:p w14:paraId="0273810D" w14:textId="45C8D4C5" w:rsidR="00760F3A" w:rsidRPr="00092B1C" w:rsidRDefault="00760F3A" w:rsidP="001A5011">
      <w:pPr>
        <w:rPr>
          <w:lang w:eastAsia="zh-CN"/>
        </w:rPr>
      </w:pPr>
      <w:r w:rsidRPr="00092B1C">
        <w:t>Emergency logistics has been extensively reviewed</w:t>
      </w:r>
      <w:r w:rsidR="00B01438" w:rsidRPr="00092B1C">
        <w:rPr>
          <w:rFonts w:eastAsia="仿宋"/>
        </w:rPr>
        <w:fldChar w:fldCharType="begin" w:fldLock="1">
          <w:fldData xml:space="preserve">PEVuZE5vdGU+PENpdGU+PEF1dGhvcj5GYXJhaGFuaTwvQXV0aG9yPjxZZWFyPjIwMjA8L1llYXI+
PFJlY051bT4xOTU8L1JlY051bT48RGlzcGxheVRleHQ+WzEsIDJdPC9EaXNwbGF5VGV4dD48cmVj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aXRlPjxBdXRob3I+w5Z6ZGFtYXI8L0F1dGhvcj48WWVhcj4yMDE1PC9ZZWFyPjxSZWNOdW0+MTg0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</w:fldData>
        </w:fldChar>
      </w:r>
      <w:r w:rsidR="00303E9D" w:rsidRPr="00092B1C">
        <w:rPr>
          <w:rFonts w:eastAsia="仿宋"/>
        </w:rPr>
        <w:instrText xml:space="preserve"> ADDIN EN.CITE </w:instrText>
      </w:r>
      <w:r w:rsidR="00303E9D" w:rsidRPr="00092B1C">
        <w:rPr>
          <w:rFonts w:eastAsia="仿宋"/>
        </w:rPr>
        <w:fldChar w:fldCharType="begin" w:fldLock="1">
          <w:fldData xml:space="preserve">PEVuZE5vdGU+PENpdGU+PEF1dGhvcj5GYXJhaGFuaTwvQXV0aG9yPjxZZWFyPjIwMjA8L1llYXI+
PFJlY051bT4xOTU8L1JlY051bT48RGlzcGxheVRleHQ+WzEsIDJdPC9EaXNwbGF5VGV4dD48cmVj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aXRlPjxBdXRob3I+w5Z6ZGFtYXI8L0F1dGhvcj48WWVhcj4yMDE1PC9ZZWFyPjxSZWNOdW0+MTg0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B01438" w:rsidRPr="00092B1C">
        <w:rPr>
          <w:rFonts w:eastAsia="仿宋"/>
        </w:rPr>
      </w:r>
      <w:r w:rsidR="00B01438" w:rsidRPr="00092B1C">
        <w:rPr>
          <w:rFonts w:eastAsia="仿宋"/>
        </w:rPr>
        <w:fldChar w:fldCharType="separate"/>
      </w:r>
      <w:r w:rsidR="00303E9D" w:rsidRPr="00092B1C">
        <w:rPr>
          <w:rFonts w:eastAsia="仿宋"/>
          <w:noProof/>
        </w:rPr>
        <w:t>[1, 2]</w:t>
      </w:r>
      <w:r w:rsidR="00B01438" w:rsidRPr="00092B1C">
        <w:rPr>
          <w:rFonts w:eastAsia="仿宋"/>
        </w:rPr>
        <w:fldChar w:fldCharType="end"/>
      </w:r>
      <w:r w:rsidRPr="00092B1C">
        <w:t>, with recent work addressing demand uncertainty and link disruption</w:t>
      </w:r>
      <w:r w:rsidR="00B01438" w:rsidRPr="00092B1C">
        <w:rPr>
          <w:rFonts w:eastAsia="仿宋"/>
        </w:rPr>
        <w:fldChar w:fldCharType="begin" w:fldLock="1"/>
      </w:r>
      <w:r w:rsidR="00303E9D" w:rsidRPr="00092B1C">
        <w:rPr>
          <w:rFonts w:eastAsia="仿宋"/>
        </w:rPr>
        <w:instrText xml:space="preserve"> ADDIN EN.CITE &lt;EndNote&gt;&lt;Cite&gt;&lt;Author&gt;Ke&lt;/Author&gt;&lt;Year&gt;2022&lt;/Year&gt;&lt;RecNum&gt;196&lt;/RecNum&gt;&lt;DisplayText&gt;[3]&lt;/DisplayText&gt;&lt;record&gt;&lt;rec-number&gt;196&lt;/rec-number&gt;&lt;foreign-keys&gt;&lt;key app="EN" db-id="vvvrwwxsb0xrwnev9envf0rhd99dz0f9azad" timestamp="1775216427"&gt;196&lt;/key&gt;&lt;/foreign-keys&gt;&lt;ref-type name="Journal Article"&gt;17&lt;/ref-type&gt;&lt;contributors&gt;&lt;authors&gt;&lt;author&gt;Ke, Ginger Y.&lt;/author&gt;&lt;/authors&gt;&lt;/contributors&gt;&lt;titles&gt;&lt;title&gt;Managing reliable emergency logistics for hazardous materials: A two-stage robust optimization approach&lt;/title&gt;&lt;secondary-title&gt;Computers &amp;amp; Operations Research&lt;/secondary-title&gt;&lt;/titles&gt;&lt;periodical&gt;&lt;full-title&gt;Computers &amp;amp; Operations Research&lt;/full-title&gt;&lt;/periodical&gt;&lt;pages&gt;105557&lt;/pages&gt;&lt;volume&gt;138&lt;/volume&gt;&lt;keywords&gt;&lt;keyword&gt;Emergency response&lt;/keyword&gt;&lt;keyword&gt;Hazardous materials&lt;/keyword&gt;&lt;keyword&gt;Robust optimization&lt;/keyword&gt;&lt;keyword&gt;Risk mitigation&lt;/keyword&gt;&lt;keyword&gt;Disruption&lt;/keyword&gt;&lt;/keywords&gt;&lt;dates&gt;&lt;year&gt;2022&lt;/year&gt;&lt;pub-dates&gt;&lt;date&gt;2022/02/01/&lt;/date&gt;&lt;/pub-dates&gt;&lt;/dates&gt;&lt;isbn&gt;0305-0548&lt;/isbn&gt;&lt;urls&gt;&lt;related-urls&gt;&lt;url&gt;https://www.sciencedirect.com/science/article/pii/S0305054821002896&lt;/url&gt;&lt;/related-urls&gt;&lt;/urls&gt;&lt;electronic-resource-num&gt;https://doi.org/10.1016/j.cor.2021.105557&lt;/electronic-resource-num&gt;&lt;/record&gt;&lt;/Cite&gt;&lt;/EndNote&gt;</w:instrText>
      </w:r>
      <w:r w:rsidR="00B01438" w:rsidRPr="00092B1C">
        <w:rPr>
          <w:rFonts w:eastAsia="仿宋"/>
        </w:rPr>
        <w:fldChar w:fldCharType="separate"/>
      </w:r>
      <w:r w:rsidR="00303E9D" w:rsidRPr="00092B1C">
        <w:rPr>
          <w:rFonts w:eastAsia="仿宋"/>
          <w:noProof/>
        </w:rPr>
        <w:t>[3]</w:t>
      </w:r>
      <w:r w:rsidR="00B01438" w:rsidRPr="00092B1C">
        <w:rPr>
          <w:rFonts w:eastAsia="仿宋"/>
        </w:rPr>
        <w:fldChar w:fldCharType="end"/>
      </w:r>
      <w:r w:rsidRPr="00092B1C">
        <w:t>. Truck-drone coordination, originating from the flying-sidekick TSP</w:t>
      </w:r>
      <w:r w:rsidR="00B01438" w:rsidRPr="00092B1C">
        <w:rPr>
          <w:rFonts w:eastAsia="仿宋"/>
        </w:rPr>
        <w:fldChar w:fldCharType="begin" w:fldLock="1">
          <w:fldData xml:space="preserve">PEVuZE5vdGU+PENpdGU+PEF1dGhvcj5NdXJyYXk8L0F1dGhvcj48WWVhcj4yMDE1PC9ZZWFyPjxS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=
</w:fldData>
        </w:fldChar>
      </w:r>
      <w:r w:rsidR="00303E9D" w:rsidRPr="00092B1C">
        <w:rPr>
          <w:rFonts w:eastAsia="仿宋"/>
        </w:rPr>
        <w:instrText xml:space="preserve"> ADDIN EN.CITE </w:instrText>
      </w:r>
      <w:r w:rsidR="00303E9D" w:rsidRPr="00092B1C">
        <w:rPr>
          <w:rFonts w:eastAsia="仿宋"/>
        </w:rPr>
        <w:fldChar w:fldCharType="begin" w:fldLock="1">
          <w:fldData xml:space="preserve">PEVuZE5vdGU+PENpdGU+PEF1dGhvcj5NdXJyYXk8L0F1dGhvcj48WWVhcj4yMDE1PC9ZZWFyPjxS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=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B01438" w:rsidRPr="00092B1C">
        <w:rPr>
          <w:rFonts w:eastAsia="仿宋"/>
        </w:rPr>
      </w:r>
      <w:r w:rsidR="00B01438" w:rsidRPr="00092B1C">
        <w:rPr>
          <w:rFonts w:eastAsia="仿宋"/>
        </w:rPr>
        <w:fldChar w:fldCharType="separate"/>
      </w:r>
      <w:r w:rsidR="00303E9D" w:rsidRPr="00092B1C">
        <w:rPr>
          <w:rFonts w:eastAsia="仿宋"/>
          <w:noProof/>
        </w:rPr>
        <w:t>[4, 5]</w:t>
      </w:r>
      <w:r w:rsidR="00B01438" w:rsidRPr="00092B1C">
        <w:rPr>
          <w:rFonts w:eastAsia="仿宋"/>
        </w:rPr>
        <w:fldChar w:fldCharType="end"/>
      </w:r>
      <w:r w:rsidRPr="00092B1C">
        <w:t xml:space="preserve"> and surveyed in</w:t>
      </w:r>
      <w:r w:rsidR="00B01438" w:rsidRPr="00092B1C">
        <w:rPr>
          <w:rFonts w:eastAsia="仿宋"/>
        </w:rPr>
        <w:fldChar w:fldCharType="begin" w:fldLock="1">
          <w:fldData xml:space="preserve">PEVuZE5vdGU+PENpdGU+PEF1dGhvcj5DaHVuZzwvQXV0aG9yPjxZZWFyPjIwMjA8L1llYXI+PFJl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</w:fldData>
        </w:fldChar>
      </w:r>
      <w:r w:rsidR="00303E9D" w:rsidRPr="00092B1C">
        <w:rPr>
          <w:rFonts w:eastAsia="仿宋"/>
        </w:rPr>
        <w:instrText xml:space="preserve"> ADDIN EN.CITE </w:instrText>
      </w:r>
      <w:r w:rsidR="00303E9D" w:rsidRPr="00092B1C">
        <w:rPr>
          <w:rFonts w:eastAsia="仿宋"/>
        </w:rPr>
        <w:fldChar w:fldCharType="begin" w:fldLock="1">
          <w:fldData xml:space="preserve">PEVuZE5vdGU+PENpdGU+PEF1dGhvcj5DaHVuZzwvQXV0aG9yPjxZZWFyPjIwMjA8L1llYXI+PFJl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B01438" w:rsidRPr="00092B1C">
        <w:rPr>
          <w:rFonts w:eastAsia="仿宋"/>
        </w:rPr>
      </w:r>
      <w:r w:rsidR="00B01438" w:rsidRPr="00092B1C">
        <w:rPr>
          <w:rFonts w:eastAsia="仿宋"/>
        </w:rPr>
        <w:fldChar w:fldCharType="separate"/>
      </w:r>
      <w:r w:rsidR="00303E9D" w:rsidRPr="00092B1C">
        <w:rPr>
          <w:rFonts w:eastAsia="仿宋"/>
          <w:noProof/>
        </w:rPr>
        <w:t>[6, 7]</w:t>
      </w:r>
      <w:r w:rsidR="00B01438" w:rsidRPr="00092B1C">
        <w:rPr>
          <w:rFonts w:eastAsia="仿宋"/>
        </w:rPr>
        <w:fldChar w:fldCharType="end"/>
      </w:r>
      <w:r w:rsidRPr="00092B1C">
        <w:t>, has been extended to disaster relief with priority mechanisms</w:t>
      </w:r>
      <w:r w:rsidR="00B01438" w:rsidRPr="00092B1C">
        <w:rPr>
          <w:rFonts w:eastAsia="仿宋"/>
        </w:rPr>
        <w:fldChar w:fldCharType="begin" w:fldLock="1"/>
      </w:r>
      <w:r w:rsidR="00303E9D" w:rsidRPr="00092B1C">
        <w:rPr>
          <w:rFonts w:eastAsia="仿宋"/>
        </w:rPr>
        <w:instrText xml:space="preserve"> ADDIN EN.CITE &lt;EndNote&gt;&lt;Cite&gt;&lt;Author&gt;Zhang&lt;/Author&gt;&lt;Year&gt;2023&lt;/Year&gt;&lt;RecNum&gt;199&lt;/RecNum&gt;&lt;DisplayText&gt;[8]&lt;/DisplayText&gt;&lt;record&gt;&lt;rec-number&gt;199&lt;/rec-number&gt;&lt;foreign-keys&gt;&lt;key app="EN" db-id="vvvrwwxsb0xrwnev9envf0rhd99dz0f9azad" timestamp="1775216658"&gt;199&lt;/key&gt;&lt;/foreign-keys&gt;&lt;ref-type name="Journal Article"&gt;17&lt;/ref-type&gt;&lt;contributors&gt;&lt;authors&gt;&lt;author&gt;Zhang, Linjing&lt;/author&gt;&lt;author&gt;Ding, Yi&lt;/author&gt;&lt;author&gt;Lin, Hongzhi&lt;/author&gt;&lt;/authors&gt;&lt;/contributors&gt;&lt;titles&gt;&lt;title&gt;Optimizing synchronized truck-drone delivery with priority in disaster relief&lt;/title&gt;&lt;secondary-title&gt;Journal of Industrial and Management Optimization&lt;/secondary-title&gt;&lt;/titles&gt;&lt;periodical&gt;&lt;full-title&gt;Journal of Industrial and Management Optimization&lt;/full-title&gt;&lt;/periodical&gt;&lt;pages&gt;5143-5162&lt;/pages&gt;&lt;volume&gt;19&lt;/volume&gt;&lt;number&gt;7&lt;/number&gt;&lt;keywords&gt;&lt;keyword&gt;Synchronized truck-drone delivery&lt;/keyword&gt;&lt;keyword&gt;routing&lt;/keyword&gt;&lt;keyword&gt;disaster relief&lt;/keyword&gt;&lt;keyword&gt;priority&lt;/keyword&gt;&lt;keyword&gt;dynamic programming&lt;/keyword&gt;&lt;/keywords&gt;&lt;dates&gt;&lt;year&gt;2023&lt;/year&gt;&lt;pub-dates&gt;&lt;date&gt;2023/07/01&lt;/date&gt;&lt;/pub-dates&gt;&lt;/dates&gt;&lt;isbn&gt;1547-5816&lt;/isbn&gt;&lt;urls&gt;&lt;related-urls&gt;&lt;url&gt;https://www.aimsciences.org/article/doi/10.3934/jimo.2022166&lt;/url&gt;&lt;/related-urls&gt;&lt;/urls&gt;&lt;electronic-resource-num&gt;10.3934/jimo.2022166&lt;/electronic-resource-num&gt;&lt;/record&gt;&lt;/Cite&gt;&lt;/EndNote&gt;</w:instrText>
      </w:r>
      <w:r w:rsidR="00B01438" w:rsidRPr="00092B1C">
        <w:rPr>
          <w:rFonts w:eastAsia="仿宋"/>
        </w:rPr>
        <w:fldChar w:fldCharType="separate"/>
      </w:r>
      <w:r w:rsidR="00303E9D" w:rsidRPr="00092B1C">
        <w:rPr>
          <w:rFonts w:eastAsia="仿宋"/>
          <w:noProof/>
        </w:rPr>
        <w:t>[8]</w:t>
      </w:r>
      <w:r w:rsidR="00B01438" w:rsidRPr="00092B1C">
        <w:rPr>
          <w:rFonts w:eastAsia="仿宋"/>
        </w:rPr>
        <w:fldChar w:fldCharType="end"/>
      </w:r>
      <w:r w:rsidRPr="00092B1C">
        <w:t>. Evacuation modeling has evolved from network-flow formulations</w:t>
      </w:r>
      <w:r w:rsidR="00B01438" w:rsidRPr="00092B1C">
        <w:rPr>
          <w:rFonts w:eastAsia="仿宋"/>
        </w:rPr>
        <w:fldChar w:fldCharType="begin" w:fldLock="1"/>
      </w:r>
      <w:r w:rsidR="00303E9D" w:rsidRPr="00092B1C">
        <w:rPr>
          <w:rFonts w:eastAsia="仿宋"/>
        </w:rPr>
        <w:instrText xml:space="preserve"> ADDIN EN.CITE &lt;EndNote&gt;&lt;Cite&gt;&lt;Author&gt;Hamacher&lt;/Author&gt;&lt;Year&gt;2002&lt;/Year&gt;&lt;RecNum&gt;188&lt;/RecNum&gt;&lt;DisplayText&gt;[9]&lt;/DisplayText&gt;&lt;record&gt;&lt;rec-number&gt;188&lt;/rec-number&gt;&lt;foreign-keys&gt;&lt;key app="EN" db-id="vvvrwwxsb0xrwnev9envf0rhd99dz0f9azad" timestamp="1775117137"&gt;188&lt;/key&gt;&lt;/foreign-keys&gt;&lt;ref-type name="Journal Article"&gt;17&lt;/ref-type&gt;&lt;contributors&gt;&lt;authors&gt;&lt;author&gt;Hamacher, H.&lt;/author&gt;&lt;author&gt;Tjandra, S.&lt;/author&gt;&lt;/authors&gt;&lt;/contributors&gt;&lt;titles&gt;&lt;title&gt;Mathematical Modeling of Evacuation Problems: A State of The Art&lt;/title&gt;&lt;secondary-title&gt;Pedestrian and Evacuation Dynamics&lt;/secondary-title&gt;&lt;/titles&gt;&lt;periodical&gt;&lt;full-title&gt;Pedestrian and Evacuation Dynamics&lt;/full-title&gt;&lt;/periodical&gt;&lt;volume&gt;2002&lt;/volume&gt;&lt;dates&gt;&lt;year&gt;2002&lt;/year&gt;&lt;pub-dates&gt;&lt;date&gt;01/01&lt;/date&gt;&lt;/pub-dates&gt;&lt;/dates&gt;&lt;urls&gt;&lt;/urls&gt;&lt;/record&gt;&lt;/Cite&gt;&lt;/EndNote&gt;</w:instrText>
      </w:r>
      <w:r w:rsidR="00B01438" w:rsidRPr="00092B1C">
        <w:rPr>
          <w:rFonts w:eastAsia="仿宋"/>
        </w:rPr>
        <w:fldChar w:fldCharType="separate"/>
      </w:r>
      <w:r w:rsidR="00303E9D" w:rsidRPr="00092B1C">
        <w:rPr>
          <w:rFonts w:eastAsia="仿宋"/>
          <w:noProof/>
        </w:rPr>
        <w:t>[9]</w:t>
      </w:r>
      <w:r w:rsidR="00B01438" w:rsidRPr="00092B1C">
        <w:rPr>
          <w:rFonts w:eastAsia="仿宋"/>
        </w:rPr>
        <w:fldChar w:fldCharType="end"/>
      </w:r>
      <w:r w:rsidRPr="00092B1C">
        <w:t xml:space="preserve"> to multimodal frameworks</w:t>
      </w:r>
      <w:r w:rsidR="00B01438" w:rsidRPr="00092B1C">
        <w:rPr>
          <w:rFonts w:eastAsia="仿宋"/>
        </w:rPr>
        <w:fldChar w:fldCharType="begin" w:fldLock="1"/>
      </w:r>
      <w:r w:rsidR="00303E9D" w:rsidRPr="00092B1C">
        <w:rPr>
          <w:rFonts w:eastAsia="仿宋"/>
        </w:rPr>
        <w:instrText xml:space="preserve"> ADDIN EN.CITE &lt;EndNote&gt;&lt;Cite&gt;&lt;Author&gt;Abdelgawad&lt;/Author&gt;&lt;Year&gt;2010&lt;/Year&gt;&lt;RecNum&gt;200&lt;/RecNum&gt;&lt;DisplayText&gt;[10]&lt;/DisplayText&gt;&lt;record&gt;&lt;rec-number&gt;200&lt;/rec-number&gt;&lt;foreign-keys&gt;&lt;key app="EN" db-id="vvvrwwxsb0xrwnev9envf0rhd99dz0f9azad" timestamp="1775216752"&gt;200&lt;/key&gt;&lt;/foreign-keys&gt;&lt;ref-type name="Journal Article"&gt;17&lt;/ref-type&gt;&lt;contributors&gt;&lt;authors&gt;&lt;author&gt;Abdelgawad, Hossam&lt;/author&gt;&lt;author&gt;Abdulhai, Baher&lt;/author&gt;&lt;/authors&gt;&lt;/contributors&gt;&lt;titles&gt;&lt;title&gt;Managing Large-Scale Multimodal Emergency Evacuations&lt;/title&gt;&lt;secondary-title&gt;Journal of Transportation Safety &amp;amp; Security&lt;/secondary-title&gt;&lt;/titles&gt;&lt;periodical&gt;&lt;full-title&gt;Journal of Transportation Safety &amp;amp; Security&lt;/full-title&gt;&lt;/periodical&gt;&lt;pages&gt;122-151&lt;/pages&gt;&lt;volume&gt;2&lt;/volume&gt;&lt;dates&gt;&lt;year&gt;2010&lt;/year&gt;&lt;pub-dates&gt;&lt;date&gt;06/01&lt;/date&gt;&lt;/pub-dates&gt;&lt;/dates&gt;&lt;urls&gt;&lt;/urls&gt;&lt;electronic-resource-num&gt;10.1080/19439962.2010.487636&lt;/electronic-resource-num&gt;&lt;/record&gt;&lt;/Cite&gt;&lt;/EndNote&gt;</w:instrText>
      </w:r>
      <w:r w:rsidR="00B01438" w:rsidRPr="00092B1C">
        <w:rPr>
          <w:rFonts w:eastAsia="仿宋"/>
        </w:rPr>
        <w:fldChar w:fldCharType="separate"/>
      </w:r>
      <w:r w:rsidR="00303E9D" w:rsidRPr="00092B1C">
        <w:rPr>
          <w:rFonts w:eastAsia="仿宋"/>
          <w:noProof/>
        </w:rPr>
        <w:t>[10]</w:t>
      </w:r>
      <w:r w:rsidR="00B01438" w:rsidRPr="00092B1C">
        <w:rPr>
          <w:rFonts w:eastAsia="仿宋"/>
        </w:rPr>
        <w:fldChar w:fldCharType="end"/>
      </w:r>
      <w:r w:rsidRPr="00092B1C">
        <w:t xml:space="preserve"> and dynamic multi-vehicle dispatch</w:t>
      </w:r>
      <w:r w:rsidR="00B01438" w:rsidRPr="00092B1C">
        <w:rPr>
          <w:rFonts w:eastAsia="仿宋"/>
        </w:rPr>
        <w:fldChar w:fldCharType="begin" w:fldLock="1"/>
      </w:r>
      <w:r w:rsidR="00303E9D" w:rsidRPr="00092B1C">
        <w:rPr>
          <w:rFonts w:eastAsia="仿宋"/>
        </w:rPr>
        <w:instrText xml:space="preserve"> ADDIN EN.CITE &lt;EndNote&gt;&lt;Cite&gt;&lt;Author&gt;Yoon&lt;/Author&gt;&lt;Year&gt;2021&lt;/Year&gt;&lt;RecNum&gt;201&lt;/RecNum&gt;&lt;DisplayText&gt;[11]&lt;/DisplayText&gt;&lt;record&gt;&lt;rec-number&gt;201&lt;/rec-number&gt;&lt;foreign-keys&gt;&lt;key app="EN" db-id="vvvrwwxsb0xrwnev9envf0rhd99dz0f9azad" timestamp="1775216796"&gt;201&lt;/key&gt;&lt;/foreign-keys&gt;&lt;ref-type name="Journal Article"&gt;17&lt;/ref-type&gt;&lt;contributors&gt;&lt;authors&gt;&lt;author&gt;Yoon, Soovin&lt;/author&gt;&lt;author&gt;Albert, Laura A.&lt;/author&gt;&lt;/authors&gt;&lt;/contributors&gt;&lt;titles&gt;&lt;title&gt;Dynamic dispatch policies for emergency response with multiple types of vehicles&lt;/title&gt;&lt;secondary-title&gt;Transportation Research Part E: Logistics and Transportation Review&lt;/secondary-title&gt;&lt;/titles&gt;&lt;periodical&gt;&lt;full-title&gt;Transportation Research Part E: Logistics and Transportation Review&lt;/full-title&gt;&lt;/periodical&gt;&lt;pages&gt;102405&lt;/pages&gt;&lt;volume&gt;152&lt;/volume&gt;&lt;keywords&gt;&lt;keyword&gt;Markov decision processes&lt;/keyword&gt;&lt;keyword&gt;Tiered emergency medical services&lt;/keyword&gt;&lt;keyword&gt;Ambulance dispatching&lt;/keyword&gt;&lt;/keywords&gt;&lt;dates&gt;&lt;year&gt;2021&lt;/year&gt;&lt;pub-dates&gt;&lt;date&gt;2021/08/01/&lt;/date&gt;&lt;/pub-dates&gt;&lt;/dates&gt;&lt;isbn&gt;1366-5545&lt;/isbn&gt;&lt;urls&gt;&lt;related-urls&gt;&lt;url&gt;https://www.sciencedirect.com/science/article/pii/S1366554521001721&lt;/url&gt;&lt;/related-urls&gt;&lt;/urls&gt;&lt;electronic-resource-num&gt;https://doi.org/10.1016/j.tre.2021.102405&lt;/electronic-resource-num&gt;&lt;/record&gt;&lt;/Cite&gt;&lt;/EndNote&gt;</w:instrText>
      </w:r>
      <w:r w:rsidR="00B01438" w:rsidRPr="00092B1C">
        <w:rPr>
          <w:rFonts w:eastAsia="仿宋"/>
        </w:rPr>
        <w:fldChar w:fldCharType="separate"/>
      </w:r>
      <w:r w:rsidR="00303E9D" w:rsidRPr="00092B1C">
        <w:rPr>
          <w:rFonts w:eastAsia="仿宋"/>
          <w:noProof/>
        </w:rPr>
        <w:t>[11]</w:t>
      </w:r>
      <w:r w:rsidR="00B01438" w:rsidRPr="00092B1C">
        <w:rPr>
          <w:rFonts w:eastAsia="仿宋"/>
        </w:rPr>
        <w:fldChar w:fldCharType="end"/>
      </w:r>
      <w:r w:rsidRPr="00092B1C">
        <w:t>, complemented by domestic studies on urban rail evacuation</w:t>
      </w:r>
      <w:r w:rsidR="00B01438" w:rsidRPr="00092B1C">
        <w:rPr>
          <w:rFonts w:eastAsia="仿宋"/>
        </w:rPr>
        <w:fldChar w:fldCharType="begin" w:fldLock="1"/>
      </w:r>
      <w:r w:rsidR="00303E9D" w:rsidRPr="00092B1C">
        <w:rPr>
          <w:rFonts w:eastAsia="仿宋" w:hint="eastAsia"/>
        </w:rPr>
        <w:instrText xml:space="preserve"> ADDIN EN.CITE &lt;EndNote&gt;&lt;Cite&gt;&lt;Author&gt;</w:instrText>
      </w:r>
      <w:r w:rsidR="00303E9D" w:rsidRPr="00092B1C">
        <w:rPr>
          <w:rFonts w:eastAsia="仿宋" w:hint="eastAsia"/>
        </w:rPr>
        <w:instrText>雷斌</w:instrText>
      </w:r>
      <w:r w:rsidR="00303E9D" w:rsidRPr="00092B1C">
        <w:rPr>
          <w:rFonts w:eastAsia="仿宋" w:hint="eastAsia"/>
        </w:rPr>
        <w:instrText>&lt;/Author&gt;&lt;Year&gt;2023&lt;/Year&gt;&lt;RecNum&gt;189&lt;/RecNum&gt;&lt;DisplayText&gt;[12]&lt;/DisplayText&gt;&lt;record&gt;&lt;rec-number&gt;189&lt;/rec-number&gt;&lt;foreign-keys&gt;&lt;key app="EN" db-id="vvvrwwxsb0xrwnev9envf0rhd99dz0f9azad" timestamp="1775117335"&gt;189&lt;/key&gt;&lt;/foreign-keys&gt;&lt;ref-type name="Journal Article"&gt;17&lt;/ref-type&gt;&lt;contributors&gt;&lt;authors&gt;&lt;author&gt;</w:instrText>
      </w:r>
      <w:r w:rsidR="00303E9D" w:rsidRPr="00092B1C">
        <w:rPr>
          <w:rFonts w:eastAsia="仿宋" w:hint="eastAsia"/>
        </w:rPr>
        <w:instrText>雷斌</w:instrText>
      </w:r>
      <w:r w:rsidR="00303E9D" w:rsidRPr="00092B1C">
        <w:rPr>
          <w:rFonts w:eastAsia="仿宋" w:hint="eastAsia"/>
        </w:rPr>
        <w:instrText>&lt;/author&gt;&lt;author&gt;</w:instrText>
      </w:r>
      <w:r w:rsidR="00303E9D" w:rsidRPr="00092B1C">
        <w:rPr>
          <w:rFonts w:eastAsia="仿宋" w:hint="eastAsia"/>
        </w:rPr>
        <w:instrText>寻天祥</w:instrText>
      </w:r>
      <w:r w:rsidR="00303E9D" w:rsidRPr="00092B1C">
        <w:rPr>
          <w:rFonts w:eastAsia="仿宋" w:hint="eastAsia"/>
        </w:rPr>
        <w:instrText>&lt;/author&gt;&lt;author&gt;</w:instrText>
      </w:r>
      <w:r w:rsidR="00303E9D" w:rsidRPr="00092B1C">
        <w:rPr>
          <w:rFonts w:eastAsia="仿宋" w:hint="eastAsia"/>
        </w:rPr>
        <w:instrText>郝亚睿</w:instrText>
      </w:r>
      <w:r w:rsidR="00303E9D" w:rsidRPr="00092B1C">
        <w:rPr>
          <w:rFonts w:eastAsia="仿宋" w:hint="eastAsia"/>
        </w:rPr>
        <w:instrText>&lt;/author&gt;&lt;author&gt;</w:instrText>
      </w:r>
      <w:r w:rsidR="00303E9D" w:rsidRPr="00092B1C">
        <w:rPr>
          <w:rFonts w:eastAsia="仿宋" w:hint="eastAsia"/>
        </w:rPr>
        <w:instrText>卢剑鸿</w:instrText>
      </w:r>
      <w:r w:rsidR="00303E9D" w:rsidRPr="00092B1C">
        <w:rPr>
          <w:rFonts w:eastAsia="仿宋" w:hint="eastAsia"/>
        </w:rPr>
        <w:instrText>&lt;/author&gt;&lt;author&gt;</w:instrText>
      </w:r>
      <w:r w:rsidR="00303E9D" w:rsidRPr="00092B1C">
        <w:rPr>
          <w:rFonts w:eastAsia="仿宋" w:hint="eastAsia"/>
        </w:rPr>
        <w:instrText>刘可心</w:instrText>
      </w:r>
      <w:r w:rsidR="00303E9D" w:rsidRPr="00092B1C">
        <w:rPr>
          <w:rFonts w:eastAsia="仿宋" w:hint="eastAsia"/>
        </w:rPr>
        <w:instrText>&lt;/author&gt;&lt;author&gt;</w:instrText>
      </w:r>
      <w:r w:rsidR="00303E9D" w:rsidRPr="00092B1C">
        <w:rPr>
          <w:rFonts w:eastAsia="仿宋" w:hint="eastAsia"/>
        </w:rPr>
        <w:instrText>罗林林</w:instrText>
      </w:r>
      <w:r w:rsidR="00303E9D" w:rsidRPr="00092B1C">
        <w:rPr>
          <w:rFonts w:eastAsia="仿宋" w:hint="eastAsia"/>
        </w:rPr>
        <w:instrText>&lt;/author&gt;&lt;/authors&gt;&lt;/contributors&gt;&lt;auth-address&gt;</w:instrText>
      </w:r>
      <w:r w:rsidR="00303E9D" w:rsidRPr="00092B1C">
        <w:rPr>
          <w:rFonts w:eastAsia="仿宋" w:hint="eastAsia"/>
        </w:rPr>
        <w:instrText>西安建筑科技大学土木工程学院</w:instrText>
      </w:r>
      <w:r w:rsidR="00303E9D" w:rsidRPr="00092B1C">
        <w:rPr>
          <w:rFonts w:eastAsia="仿宋" w:hint="eastAsia"/>
        </w:rPr>
        <w:instrText>;</w:instrText>
      </w:r>
      <w:r w:rsidR="00303E9D" w:rsidRPr="00092B1C">
        <w:rPr>
          <w:rFonts w:eastAsia="仿宋" w:hint="eastAsia"/>
        </w:rPr>
        <w:instrText>山西铁道职业技术学院</w:instrText>
      </w:r>
      <w:r w:rsidR="00303E9D" w:rsidRPr="00092B1C">
        <w:rPr>
          <w:rFonts w:eastAsia="仿宋" w:hint="eastAsia"/>
        </w:rPr>
        <w:instrText>;</w:instrText>
      </w:r>
      <w:r w:rsidR="00303E9D" w:rsidRPr="00092B1C">
        <w:rPr>
          <w:rFonts w:eastAsia="仿宋" w:hint="eastAsia"/>
        </w:rPr>
        <w:instrText>西安市轨道交通集团有限公司</w:instrText>
      </w:r>
      <w:r w:rsidR="00303E9D" w:rsidRPr="00092B1C">
        <w:rPr>
          <w:rFonts w:eastAsia="仿宋" w:hint="eastAsia"/>
        </w:rPr>
        <w:instrText>;&lt;/auth-address&gt;&lt;titles&gt;&lt;title&gt;</w:instrText>
      </w:r>
      <w:r w:rsidR="00303E9D" w:rsidRPr="00092B1C">
        <w:rPr>
          <w:rFonts w:eastAsia="仿宋" w:hint="eastAsia"/>
        </w:rPr>
        <w:instrText>城市轨道交通突发事件下换乘站应急疏散路径优化研究</w:instrText>
      </w:r>
      <w:r w:rsidR="00303E9D" w:rsidRPr="00092B1C">
        <w:rPr>
          <w:rFonts w:eastAsia="仿宋" w:hint="eastAsia"/>
        </w:rPr>
        <w:instrText>&lt;/title&gt;&lt;secondary-title&gt;</w:instrText>
      </w:r>
      <w:r w:rsidR="00303E9D" w:rsidRPr="00092B1C">
        <w:rPr>
          <w:rFonts w:eastAsia="仿宋" w:hint="eastAsia"/>
        </w:rPr>
        <w:instrText>中国安全生产科学技术</w:instrText>
      </w:r>
      <w:r w:rsidR="00303E9D" w:rsidRPr="00092B1C">
        <w:rPr>
          <w:rFonts w:eastAsia="仿宋" w:hint="eastAsia"/>
        </w:rPr>
        <w:instrText>&lt;/secondary-title&gt;&lt;/titles&gt;&lt;periodical&gt;&lt;full-title&gt;</w:instrText>
      </w:r>
      <w:r w:rsidR="00303E9D" w:rsidRPr="00092B1C">
        <w:rPr>
          <w:rFonts w:eastAsia="仿宋" w:hint="eastAsia"/>
        </w:rPr>
        <w:instrText>中国安全生产科学技术</w:instrText>
      </w:r>
      <w:r w:rsidR="00303E9D" w:rsidRPr="00092B1C">
        <w:rPr>
          <w:rFonts w:eastAsia="仿宋" w:hint="eastAsia"/>
        </w:rPr>
        <w:instrText>&lt;/full-title&gt;&lt;/periodical&gt;&lt;pages&gt;186-193&lt;/pages&gt;&lt;volume&gt;19&lt;/volume&gt;&lt;number&gt;05&lt;/number&gt;&lt;keywords&gt;&lt;keyword&gt;</w:instrText>
      </w:r>
      <w:r w:rsidR="00303E9D" w:rsidRPr="00092B1C">
        <w:rPr>
          <w:rFonts w:eastAsia="仿宋" w:hint="eastAsia"/>
        </w:rPr>
        <w:instrText>城市轨道交通</w:instrText>
      </w:r>
      <w:r w:rsidR="00303E9D" w:rsidRPr="00092B1C">
        <w:rPr>
          <w:rFonts w:eastAsia="仿宋" w:hint="eastAsia"/>
        </w:rPr>
        <w:instrText>&lt;/keyword&gt;&lt;keyword&gt;</w:instrText>
      </w:r>
      <w:r w:rsidR="00303E9D" w:rsidRPr="00092B1C">
        <w:rPr>
          <w:rFonts w:eastAsia="仿宋" w:hint="eastAsia"/>
        </w:rPr>
        <w:instrText>应急疏散</w:instrText>
      </w:r>
      <w:r w:rsidR="00303E9D" w:rsidRPr="00092B1C">
        <w:rPr>
          <w:rFonts w:eastAsia="仿宋" w:hint="eastAsia"/>
        </w:rPr>
        <w:instrText>&lt;/keyword&gt;&lt;keyword&gt;</w:instrText>
      </w:r>
      <w:r w:rsidR="00303E9D" w:rsidRPr="00092B1C">
        <w:rPr>
          <w:rFonts w:eastAsia="仿宋" w:hint="eastAsia"/>
        </w:rPr>
        <w:instrText>引导人员位置</w:instrText>
      </w:r>
      <w:r w:rsidR="00303E9D" w:rsidRPr="00092B1C">
        <w:rPr>
          <w:rFonts w:eastAsia="仿宋" w:hint="eastAsia"/>
        </w:rPr>
        <w:instrText>&lt;/keyword&gt;&lt;keyword&gt;</w:instrText>
      </w:r>
      <w:r w:rsidR="00303E9D" w:rsidRPr="00092B1C">
        <w:rPr>
          <w:rFonts w:eastAsia="仿宋" w:hint="eastAsia"/>
        </w:rPr>
        <w:instrText>疏散路径</w:instrText>
      </w:r>
      <w:r w:rsidR="00303E9D" w:rsidRPr="00092B1C">
        <w:rPr>
          <w:rFonts w:eastAsia="仿宋" w:hint="eastAsia"/>
        </w:rPr>
        <w:instrText>&lt;/keyword&gt;&lt;keyword&gt;</w:instrText>
      </w:r>
      <w:r w:rsidR="00303E9D" w:rsidRPr="00092B1C">
        <w:rPr>
          <w:rFonts w:eastAsia="仿宋" w:hint="eastAsia"/>
        </w:rPr>
        <w:instrText>仿真模拟</w:instrText>
      </w:r>
      <w:r w:rsidR="00303E9D" w:rsidRPr="00092B1C">
        <w:rPr>
          <w:rFonts w:eastAsia="仿宋" w:hint="eastAsia"/>
        </w:rPr>
        <w:instrText>&lt;/keyword&gt;&lt;/keywords&gt;&lt;dates&gt;&lt;year&gt;2023&lt;/year&gt;&lt;/dates&gt;&lt;isbn&gt;1673-193X&lt;/isbn&gt;&lt;call-num&gt;11-5335/TB&lt;/call-num&gt;&lt;urls&gt;&lt;/urls&gt;&lt;remot</w:instrText>
      </w:r>
      <w:r w:rsidR="00303E9D" w:rsidRPr="00092B1C">
        <w:rPr>
          <w:rFonts w:eastAsia="仿宋"/>
        </w:rPr>
        <w:instrText>e-database-provider&gt;Cnki&lt;/remote-database-provider&gt;&lt;/record&gt;&lt;/Cite&gt;&lt;/EndNote&gt;</w:instrText>
      </w:r>
      <w:r w:rsidR="00B01438" w:rsidRPr="00092B1C">
        <w:rPr>
          <w:rFonts w:eastAsia="仿宋"/>
        </w:rPr>
        <w:fldChar w:fldCharType="separate"/>
      </w:r>
      <w:r w:rsidR="00303E9D" w:rsidRPr="00092B1C">
        <w:rPr>
          <w:rFonts w:eastAsia="仿宋"/>
          <w:noProof/>
        </w:rPr>
        <w:t>[12]</w:t>
      </w:r>
      <w:r w:rsidR="00B01438" w:rsidRPr="00092B1C">
        <w:rPr>
          <w:rFonts w:eastAsia="仿宋"/>
        </w:rPr>
        <w:fldChar w:fldCharType="end"/>
      </w:r>
      <w:r w:rsidRPr="00092B1C">
        <w:t>, network resilience</w:t>
      </w:r>
      <w:r w:rsidR="00B01438" w:rsidRPr="00092B1C">
        <w:rPr>
          <w:rFonts w:eastAsia="仿宋"/>
        </w:rPr>
        <w:fldChar w:fldCharType="begin" w:fldLock="1"/>
      </w:r>
      <w:r w:rsidR="00303E9D" w:rsidRPr="00092B1C">
        <w:rPr>
          <w:rFonts w:eastAsia="仿宋" w:hint="eastAsia"/>
        </w:rPr>
        <w:instrText xml:space="preserve"> ADDIN EN.CITE &lt;EndNote&gt;&lt;Cite&gt;&lt;Author&gt;</w:instrText>
      </w:r>
      <w:r w:rsidR="00303E9D" w:rsidRPr="00092B1C">
        <w:rPr>
          <w:rFonts w:eastAsia="仿宋" w:hint="eastAsia"/>
        </w:rPr>
        <w:instrText>杨扬</w:instrText>
      </w:r>
      <w:r w:rsidR="00303E9D" w:rsidRPr="00092B1C">
        <w:rPr>
          <w:rFonts w:eastAsia="仿宋" w:hint="eastAsia"/>
        </w:rPr>
        <w:instrText>&lt;/Author&gt;&lt;Year&gt;2026&lt;/Year&gt;&lt;RecNum&gt;190&lt;/RecNum&gt;&lt;DisplayText&gt;[13]&lt;/DisplayText&gt;&lt;record&gt;&lt;rec-number&gt;190&lt;/rec-number&gt;&lt;foreign-keys&gt;&lt;key app="EN" db-id="vvvrwwxsb0xrwnev9envf0rhd99dz0f9azad" timestamp="1775118029"&gt;190&lt;/key&gt;&lt;/foreign-keys&gt;&lt;ref-type name="Journal Article"&gt;17&lt;/ref-type&gt;&lt;contributors&gt;&lt;authors&gt;&lt;author&gt;</w:instrText>
      </w:r>
      <w:r w:rsidR="00303E9D" w:rsidRPr="00092B1C">
        <w:rPr>
          <w:rFonts w:eastAsia="仿宋" w:hint="eastAsia"/>
        </w:rPr>
        <w:instrText>杨扬</w:instrText>
      </w:r>
      <w:r w:rsidR="00303E9D" w:rsidRPr="00092B1C">
        <w:rPr>
          <w:rFonts w:eastAsia="仿宋" w:hint="eastAsia"/>
        </w:rPr>
        <w:instrText>&lt;/author&gt;&lt;author&gt;</w:instrText>
      </w:r>
      <w:r w:rsidR="00303E9D" w:rsidRPr="00092B1C">
        <w:rPr>
          <w:rFonts w:eastAsia="仿宋" w:hint="eastAsia"/>
        </w:rPr>
        <w:instrText>陈君婷</w:instrText>
      </w:r>
      <w:r w:rsidR="00303E9D" w:rsidRPr="00092B1C">
        <w:rPr>
          <w:rFonts w:eastAsia="仿宋" w:hint="eastAsia"/>
        </w:rPr>
        <w:instrText>&lt;/author&gt;&lt;author&gt;</w:instrText>
      </w:r>
      <w:r w:rsidR="00303E9D" w:rsidRPr="00092B1C">
        <w:rPr>
          <w:rFonts w:eastAsia="仿宋" w:hint="eastAsia"/>
        </w:rPr>
        <w:instrText>姚恩建</w:instrText>
      </w:r>
      <w:r w:rsidR="00303E9D" w:rsidRPr="00092B1C">
        <w:rPr>
          <w:rFonts w:eastAsia="仿宋" w:hint="eastAsia"/>
        </w:rPr>
        <w:instrText>&lt;/author&gt;&lt;author&gt;</w:instrText>
      </w:r>
      <w:r w:rsidR="00303E9D" w:rsidRPr="00092B1C">
        <w:rPr>
          <w:rFonts w:eastAsia="仿宋" w:hint="eastAsia"/>
        </w:rPr>
        <w:instrText>刘冬梅</w:instrText>
      </w:r>
      <w:r w:rsidR="00303E9D" w:rsidRPr="00092B1C">
        <w:rPr>
          <w:rFonts w:eastAsia="仿宋" w:hint="eastAsia"/>
        </w:rPr>
        <w:instrText>&lt;/author&gt;&lt;/authors&gt;&lt;/contributors&gt;&lt;auth-address&gt;</w:instrText>
      </w:r>
      <w:r w:rsidR="00303E9D" w:rsidRPr="00092B1C">
        <w:rPr>
          <w:rFonts w:eastAsia="仿宋" w:hint="eastAsia"/>
        </w:rPr>
        <w:instrText>北京交通大学综合交通运输大数据应用技术交通运输行业重点实验室</w:instrText>
      </w:r>
      <w:r w:rsidR="00303E9D" w:rsidRPr="00092B1C">
        <w:rPr>
          <w:rFonts w:eastAsia="仿宋" w:hint="eastAsia"/>
        </w:rPr>
        <w:instrText>;</w:instrText>
      </w:r>
      <w:r w:rsidR="00303E9D" w:rsidRPr="00092B1C">
        <w:rPr>
          <w:rFonts w:eastAsia="仿宋" w:hint="eastAsia"/>
        </w:rPr>
        <w:instrText>北京交通大学交通运输学院</w:instrText>
      </w:r>
      <w:r w:rsidR="00303E9D" w:rsidRPr="00092B1C">
        <w:rPr>
          <w:rFonts w:eastAsia="仿宋" w:hint="eastAsia"/>
        </w:rPr>
        <w:instrText>;</w:instrText>
      </w:r>
      <w:r w:rsidR="00303E9D" w:rsidRPr="00092B1C">
        <w:rPr>
          <w:rFonts w:eastAsia="仿宋" w:hint="eastAsia"/>
        </w:rPr>
        <w:instrText>中路高科交通科技集团有限公司</w:instrText>
      </w:r>
      <w:r w:rsidR="00303E9D" w:rsidRPr="00092B1C">
        <w:rPr>
          <w:rFonts w:eastAsia="仿宋" w:hint="eastAsia"/>
        </w:rPr>
        <w:instrText>;&lt;/auth-address&gt;&lt;titles&gt;&lt;title&gt;</w:instrText>
      </w:r>
      <w:r w:rsidR="00303E9D" w:rsidRPr="00092B1C">
        <w:rPr>
          <w:rFonts w:eastAsia="仿宋" w:hint="eastAsia"/>
        </w:rPr>
        <w:instrText>时变需求下综合客运枢纽集群对外交通网络韧性评估方法</w:instrText>
      </w:r>
      <w:r w:rsidR="00303E9D" w:rsidRPr="00092B1C">
        <w:rPr>
          <w:rFonts w:eastAsia="仿宋" w:hint="eastAsia"/>
        </w:rPr>
        <w:instrText>&lt;/title&gt;&lt;secondary-title&gt;</w:instrText>
      </w:r>
      <w:r w:rsidR="00303E9D" w:rsidRPr="00092B1C">
        <w:rPr>
          <w:rFonts w:eastAsia="仿宋" w:hint="eastAsia"/>
        </w:rPr>
        <w:instrText>交通运输工程学报</w:instrText>
      </w:r>
      <w:r w:rsidR="00303E9D" w:rsidRPr="00092B1C">
        <w:rPr>
          <w:rFonts w:eastAsia="仿宋" w:hint="eastAsia"/>
        </w:rPr>
        <w:instrText>&lt;/secondary-title&gt;&lt;/titles&gt;&lt;periodical&gt;&lt;full-title&gt;</w:instrText>
      </w:r>
      <w:r w:rsidR="00303E9D" w:rsidRPr="00092B1C">
        <w:rPr>
          <w:rFonts w:eastAsia="仿宋" w:hint="eastAsia"/>
        </w:rPr>
        <w:instrText>交通运输工程学报</w:instrText>
      </w:r>
      <w:r w:rsidR="00303E9D" w:rsidRPr="00092B1C">
        <w:rPr>
          <w:rFonts w:eastAsia="仿宋" w:hint="eastAsia"/>
        </w:rPr>
        <w:instrText>&lt;/full-title&gt;&lt;/periodical&gt;&lt;pages&gt;155-169&lt;/pages&gt;&lt;volume&gt;26&lt;/volume&gt;&lt;number&gt;02&lt;/number&gt;&lt;keywords&gt;&lt;keyword&gt;</w:instrText>
      </w:r>
      <w:r w:rsidR="00303E9D" w:rsidRPr="00092B1C">
        <w:rPr>
          <w:rFonts w:eastAsia="仿宋" w:hint="eastAsia"/>
        </w:rPr>
        <w:instrText>交通网络</w:instrText>
      </w:r>
      <w:r w:rsidR="00303E9D" w:rsidRPr="00092B1C">
        <w:rPr>
          <w:rFonts w:eastAsia="仿宋" w:hint="eastAsia"/>
        </w:rPr>
        <w:instrText>&lt;/keyword&gt;&lt;keyword&gt;</w:instrText>
      </w:r>
      <w:r w:rsidR="00303E9D" w:rsidRPr="00092B1C">
        <w:rPr>
          <w:rFonts w:eastAsia="仿宋" w:hint="eastAsia"/>
        </w:rPr>
        <w:instrText>综合客运枢纽集群</w:instrText>
      </w:r>
      <w:r w:rsidR="00303E9D" w:rsidRPr="00092B1C">
        <w:rPr>
          <w:rFonts w:eastAsia="仿宋" w:hint="eastAsia"/>
        </w:rPr>
        <w:instrText>&lt;/keyword&gt;&lt;keyword&gt;</w:instrText>
      </w:r>
      <w:r w:rsidR="00303E9D" w:rsidRPr="00092B1C">
        <w:rPr>
          <w:rFonts w:eastAsia="仿宋" w:hint="eastAsia"/>
        </w:rPr>
        <w:instrText>韧性评估</w:instrText>
      </w:r>
      <w:r w:rsidR="00303E9D" w:rsidRPr="00092B1C">
        <w:rPr>
          <w:rFonts w:eastAsia="仿宋" w:hint="eastAsia"/>
        </w:rPr>
        <w:instrText>&lt;/keyword&gt;&lt;keyword&gt;</w:instrText>
      </w:r>
      <w:r w:rsidR="00303E9D" w:rsidRPr="00092B1C">
        <w:rPr>
          <w:rFonts w:eastAsia="仿宋" w:hint="eastAsia"/>
        </w:rPr>
        <w:instrText>客流需求</w:instrText>
      </w:r>
      <w:r w:rsidR="00303E9D" w:rsidRPr="00092B1C">
        <w:rPr>
          <w:rFonts w:eastAsia="仿宋" w:hint="eastAsia"/>
        </w:rPr>
        <w:instrText>&lt;/keyword&gt;&lt;keyword&gt;</w:instrText>
      </w:r>
      <w:r w:rsidR="00303E9D" w:rsidRPr="00092B1C">
        <w:rPr>
          <w:rFonts w:eastAsia="仿宋" w:hint="eastAsia"/>
        </w:rPr>
        <w:instrText>多模式交通流分配</w:instrText>
      </w:r>
      <w:r w:rsidR="00303E9D" w:rsidRPr="00092B1C">
        <w:rPr>
          <w:rFonts w:eastAsia="仿宋" w:hint="eastAsia"/>
        </w:rPr>
        <w:instrText>&lt;/keyword&gt;&lt;keyword&gt;</w:instrText>
      </w:r>
      <w:r w:rsidR="00303E9D" w:rsidRPr="00092B1C">
        <w:rPr>
          <w:rFonts w:eastAsia="仿宋" w:hint="eastAsia"/>
        </w:rPr>
        <w:instrText>京津冀城市群</w:instrText>
      </w:r>
      <w:r w:rsidR="00303E9D" w:rsidRPr="00092B1C">
        <w:rPr>
          <w:rFonts w:eastAsia="仿宋" w:hint="eastAsia"/>
        </w:rPr>
        <w:instrText>&lt;/keyword&gt;&lt;/keywords&gt;&lt;dates&gt;&lt;year&gt;2026&lt;/year&gt;&lt;/dates&gt;&lt;isbn&gt;1671-1637&lt;/isbn&gt;&lt;call-num&gt;61-1369/U&lt;/call-num&gt;&lt;urls&gt;&lt;related-</w:instrText>
      </w:r>
      <w:r w:rsidR="00303E9D" w:rsidRPr="00092B1C">
        <w:rPr>
          <w:rFonts w:eastAsia="仿宋"/>
        </w:rPr>
        <w:instrText>urls&gt;&lt;url&gt;https://link.cnki.net/doi/10.19818/j.cnki.1671-1637.2026.148&lt;/url&gt;&lt;/related-urls&gt;&lt;/urls&gt;&lt;electronic-resource-num&gt;10.19818/j.cnki.1671-1637.2026.148&lt;/electronic-resource-num&gt;&lt;remote-database-provider&gt;Cnki&lt;/remote-database-provider&gt;&lt;/record&gt;&lt;/Cite&gt;&lt;/EndNote&gt;</w:instrText>
      </w:r>
      <w:r w:rsidR="00B01438" w:rsidRPr="00092B1C">
        <w:rPr>
          <w:rFonts w:eastAsia="仿宋"/>
        </w:rPr>
        <w:fldChar w:fldCharType="separate"/>
      </w:r>
      <w:r w:rsidR="00303E9D" w:rsidRPr="00092B1C">
        <w:rPr>
          <w:rFonts w:eastAsia="仿宋"/>
          <w:noProof/>
        </w:rPr>
        <w:t>[13]</w:t>
      </w:r>
      <w:r w:rsidR="00B01438" w:rsidRPr="00092B1C">
        <w:rPr>
          <w:rFonts w:eastAsia="仿宋"/>
        </w:rPr>
        <w:fldChar w:fldCharType="end"/>
      </w:r>
      <w:r w:rsidRPr="00092B1C">
        <w:t>, and cooperative control</w:t>
      </w:r>
      <w:r w:rsidR="00B01438" w:rsidRPr="00092B1C">
        <w:rPr>
          <w:rFonts w:eastAsia="仿宋"/>
        </w:rPr>
        <w:fldChar w:fldCharType="begin" w:fldLock="1"/>
      </w:r>
      <w:r w:rsidR="00303E9D" w:rsidRPr="00092B1C">
        <w:rPr>
          <w:rFonts w:eastAsia="仿宋" w:hint="eastAsia"/>
        </w:rPr>
        <w:instrText xml:space="preserve"> ADDIN EN.CITE &lt;EndNote&gt;&lt;Cite&gt;&lt;Author&gt;</w:instrText>
      </w:r>
      <w:r w:rsidR="00303E9D" w:rsidRPr="00092B1C">
        <w:rPr>
          <w:rFonts w:eastAsia="仿宋" w:hint="eastAsia"/>
        </w:rPr>
        <w:instrText>张毅</w:instrText>
      </w:r>
      <w:r w:rsidR="00303E9D" w:rsidRPr="00092B1C">
        <w:rPr>
          <w:rFonts w:eastAsia="仿宋" w:hint="eastAsia"/>
        </w:rPr>
        <w:instrText>&lt;/Author&gt;&lt;Year&gt;2022&lt;/Year&gt;&lt;RecNum&gt;191&lt;/RecNum&gt;&lt;DisplayText&gt;[14]&lt;/DisplayText&gt;&lt;record&gt;&lt;rec-number&gt;191&lt;/rec-number&gt;&lt;foreign-keys&gt;&lt;key app="EN" db-id="vvvrwwxsb0xrwnev9envf0rhd99dz0f9azad" timestamp="1775118205"&gt;191&lt;/key&gt;&lt;/foreign-keys&gt;&lt;ref-type name="Journal Article"&gt;17&lt;/ref-type&gt;&lt;contributors&gt;&lt;authors&gt;&lt;author&gt;</w:instrText>
      </w:r>
      <w:r w:rsidR="00303E9D" w:rsidRPr="00092B1C">
        <w:rPr>
          <w:rFonts w:eastAsia="仿宋" w:hint="eastAsia"/>
        </w:rPr>
        <w:instrText>张毅</w:instrText>
      </w:r>
      <w:r w:rsidR="00303E9D" w:rsidRPr="00092B1C">
        <w:rPr>
          <w:rFonts w:eastAsia="仿宋" w:hint="eastAsia"/>
        </w:rPr>
        <w:instrText>&lt;/author&gt;&lt;author&gt;</w:instrText>
      </w:r>
      <w:r w:rsidR="00303E9D" w:rsidRPr="00092B1C">
        <w:rPr>
          <w:rFonts w:eastAsia="仿宋" w:hint="eastAsia"/>
        </w:rPr>
        <w:instrText>裴华鑫</w:instrText>
      </w:r>
      <w:r w:rsidR="00303E9D" w:rsidRPr="00092B1C">
        <w:rPr>
          <w:rFonts w:eastAsia="仿宋" w:hint="eastAsia"/>
        </w:rPr>
        <w:instrText>&lt;/author&gt;&lt;author&gt;</w:instrText>
      </w:r>
      <w:r w:rsidR="00303E9D" w:rsidRPr="00092B1C">
        <w:rPr>
          <w:rFonts w:eastAsia="仿宋" w:hint="eastAsia"/>
        </w:rPr>
        <w:instrText>姚丹亚</w:instrText>
      </w:r>
      <w:r w:rsidR="00303E9D" w:rsidRPr="00092B1C">
        <w:rPr>
          <w:rFonts w:eastAsia="仿宋" w:hint="eastAsia"/>
        </w:rPr>
        <w:instrText>&lt;/author&gt;&lt;/authors&gt;&lt;/contributors&gt;&lt;titles&gt;&lt;title&gt;</w:instrText>
      </w:r>
      <w:r w:rsidR="00303E9D" w:rsidRPr="00092B1C">
        <w:rPr>
          <w:rFonts w:eastAsia="仿宋" w:hint="eastAsia"/>
        </w:rPr>
        <w:instrText>车路协同环境下车辆群体协同决策研究综述</w:instrText>
      </w:r>
      <w:r w:rsidR="00303E9D" w:rsidRPr="00092B1C">
        <w:rPr>
          <w:rFonts w:eastAsia="仿宋" w:hint="eastAsia"/>
        </w:rPr>
        <w:instrText>&lt;/title&gt;&lt;secondary-title&gt;</w:instrText>
      </w:r>
      <w:r w:rsidR="00303E9D" w:rsidRPr="00092B1C">
        <w:rPr>
          <w:rFonts w:eastAsia="仿宋" w:hint="eastAsia"/>
        </w:rPr>
        <w:instrText>交通运输工程学报</w:instrText>
      </w:r>
      <w:r w:rsidR="00303E9D" w:rsidRPr="00092B1C">
        <w:rPr>
          <w:rFonts w:eastAsia="仿宋" w:hint="eastAsia"/>
        </w:rPr>
        <w:instrText>&lt;/secondary-title&gt;&lt;/titles&gt;&lt;periodical&gt;&lt;full-title&gt;</w:instrText>
      </w:r>
      <w:r w:rsidR="00303E9D" w:rsidRPr="00092B1C">
        <w:rPr>
          <w:rFonts w:eastAsia="仿宋" w:hint="eastAsia"/>
        </w:rPr>
        <w:instrText>交通运输工程学报</w:instrText>
      </w:r>
      <w:r w:rsidR="00303E9D" w:rsidRPr="00092B1C">
        <w:rPr>
          <w:rFonts w:eastAsia="仿宋" w:hint="eastAsia"/>
        </w:rPr>
        <w:instrText>&lt;/full-title&gt;&lt;/periodical&gt;&lt;pages&gt;1&lt;/pages&gt;&lt;volume&gt;22&lt;/volume&gt;&lt;number&gt;3&lt;/number&gt;&lt;dates&gt;&lt;year&gt;2022&lt;/year&gt;&lt;pub-dates&gt;&lt;date&gt;2022-06-25&lt;/date&gt;&lt;/pub-dates&gt;&lt;/dates&gt;&lt;urls&gt;&lt;related-urls&gt;&lt;url&gt;https://transport.chd.edu.cn/cn</w:instrText>
      </w:r>
      <w:r w:rsidR="00303E9D" w:rsidRPr="00092B1C">
        <w:rPr>
          <w:rFonts w:eastAsia="仿宋"/>
        </w:rPr>
        <w:instrText>/article/id/5219fc5e-708e-49ab-9c3a-1ae65cd36c12&lt;/url&gt;&lt;/related-urls&gt;&lt;/urls&gt;&lt;electronic-resource-num&gt;10.19818/j.cnki.1671-1637.2022.03.001&lt;/electronic-resource-num&gt;&lt;/record&gt;&lt;/Cite&gt;&lt;/EndNote&gt;</w:instrText>
      </w:r>
      <w:r w:rsidR="00B01438" w:rsidRPr="00092B1C">
        <w:rPr>
          <w:rFonts w:eastAsia="仿宋"/>
        </w:rPr>
        <w:fldChar w:fldCharType="separate"/>
      </w:r>
      <w:r w:rsidR="00303E9D" w:rsidRPr="00092B1C">
        <w:rPr>
          <w:rFonts w:eastAsia="仿宋"/>
          <w:noProof/>
        </w:rPr>
        <w:t>[14]</w:t>
      </w:r>
      <w:r w:rsidR="00B01438" w:rsidRPr="00092B1C">
        <w:rPr>
          <w:rFonts w:eastAsia="仿宋"/>
        </w:rPr>
        <w:fldChar w:fldCharType="end"/>
      </w:r>
      <w:r w:rsidRPr="00092B1C">
        <w:t>. For hazard-zone evaluation, the Gaussian plume model</w:t>
      </w:r>
      <w:r w:rsidR="00B01438" w:rsidRPr="00092B1C">
        <w:t xml:space="preserve"> </w:t>
      </w:r>
      <w:r w:rsidRPr="00092B1C">
        <w:t xml:space="preserve">combined with the </w:t>
      </w:r>
      <w:proofErr w:type="spellStart"/>
      <w:r w:rsidRPr="00092B1C">
        <w:t>Pasquill</w:t>
      </w:r>
      <w:proofErr w:type="spellEnd"/>
      <w:r w:rsidRPr="00092B1C">
        <w:t>-Gifford stability classification</w:t>
      </w:r>
      <w:r w:rsidR="00B01438" w:rsidRPr="00092B1C">
        <w:t xml:space="preserve"> </w:t>
      </w:r>
      <w:r w:rsidRPr="00092B1C">
        <w:t>and the ERPG threshold system remains the standard practical framework.</w:t>
      </w:r>
    </w:p>
    <w:p w14:paraId="194AB647" w14:textId="40203B39" w:rsidR="00E1726E" w:rsidRPr="00092B1C" w:rsidRDefault="00C21D75" w:rsidP="001A5011">
      <w:pPr>
        <w:rPr>
          <w:lang w:eastAsia="zh-CN"/>
        </w:rPr>
      </w:pPr>
      <w:r w:rsidRPr="00092B1C">
        <w:t>However, most existing studies treat supply distribution and personnel evacuation as</w:t>
      </w:r>
      <w:r w:rsidRPr="00092B1C">
        <w:rPr>
          <w:lang w:eastAsia="zh-CN"/>
        </w:rPr>
        <w:t xml:space="preserve"> independent problems</w:t>
      </w:r>
      <w:r w:rsidR="00396A3C" w:rsidRPr="00092B1C">
        <w:rPr>
          <w:rFonts w:eastAsia="仿宋"/>
        </w:rPr>
        <w:fldChar w:fldCharType="begin" w:fldLock="1">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r>
      <w:r w:rsidR="00303E9D" w:rsidRPr="00092B1C">
        <w:rPr>
          <w:rFonts w:eastAsia="仿宋"/>
        </w:rPr>
        <w:instrText xml:space="preserve"> ADDIN EN.CITE </w:instrText>
      </w:r>
      <w:r w:rsidR="00303E9D" w:rsidRPr="00092B1C">
        <w:rPr>
          <w:rFonts w:eastAsia="仿宋"/>
        </w:rPr>
        <w:fldChar w:fldCharType="begin" w:fldLock="1">
          <w:fldData xml:space="preserve">PEVuZE5vdGU+PENpdGU+PEF1dGhvcj5GYXJhaGFuaTwvQXV0aG9yPjxZZWFyPjIwMjA8L1llYXI+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</w:fldData>
        </w:fldChar>
      </w:r>
      <w:r w:rsidR="00303E9D" w:rsidRPr="00092B1C">
        <w:rPr>
          <w:rFonts w:eastAsia="仿宋"/>
        </w:rPr>
        <w:instrText xml:space="preserve"> ADDIN EN.CITE.DATA </w:instrText>
      </w:r>
      <w:r w:rsidR="00303E9D" w:rsidRPr="00092B1C">
        <w:rPr>
          <w:rFonts w:eastAsia="仿宋"/>
        </w:rPr>
      </w:r>
      <w:r w:rsidR="00303E9D" w:rsidRPr="00092B1C">
        <w:rPr>
          <w:rFonts w:eastAsia="仿宋"/>
        </w:rPr>
        <w:fldChar w:fldCharType="end"/>
      </w:r>
      <w:r w:rsidR="00396A3C" w:rsidRPr="00092B1C">
        <w:rPr>
          <w:rFonts w:eastAsia="仿宋"/>
        </w:rPr>
      </w:r>
      <w:r w:rsidR="00396A3C" w:rsidRPr="00092B1C">
        <w:rPr>
          <w:rFonts w:eastAsia="仿宋"/>
        </w:rPr>
        <w:fldChar w:fldCharType="separate"/>
      </w:r>
      <w:r w:rsidR="00303E9D" w:rsidRPr="00092B1C">
        <w:rPr>
          <w:rFonts w:eastAsia="仿宋"/>
          <w:noProof/>
        </w:rPr>
        <w:t>[1, 3]</w:t>
      </w:r>
      <w:r w:rsidR="00396A3C" w:rsidRPr="00092B1C">
        <w:rPr>
          <w:rFonts w:eastAsia="仿宋"/>
        </w:rPr>
        <w:fldChar w:fldCharType="end"/>
      </w:r>
      <w:r w:rsidRPr="00092B1C">
        <w:rPr>
          <w:lang w:eastAsia="zh-CN"/>
        </w:rPr>
        <w:t xml:space="preserve">, overlooking their interdependence in resource competition, temporal coupling, and spatial interaction. Taking a chlorine release at the Taihe Bridge area on the Beijing Sixth Ring Road as the scenario, this study develops a coordinated framework that simultaneously optimizes emergency supply distribution and multi-type personnel evacuation. </w:t>
      </w:r>
      <w:r w:rsidR="00CC6E81" w:rsidRPr="00092B1C">
        <w:t>The contributions are: (1) joint optimization of supply distribution (truck-drone coordination, four priorities, time windows) and multi-type evacuation (five modes, three vulnerability classes) under a unified scenario; (2) a high-fidelity simulation environment built on multi-source urban data (mobile-phone OD, POI, census-based age structure, OSM); (3) integrated scenario analyses covering Gaussian plume, wind-direction sensitivity, and resilience assessment; and (4) practical guidance on pre-positioning, fleet sizing, and multimodal coordination.</w:t>
      </w:r>
    </w:p>
    <w:p w14:paraId="1A08E95F" w14:textId="1D85F7F4" w:rsidR="00AE0D8B" w:rsidRPr="00092B1C" w:rsidRDefault="00AE0D8B" w:rsidP="001A5011">
      <w:pPr>
        <w:pStyle w:val="heading1"/>
        <w:numPr>
          <w:ilvl w:val="0"/>
          <w:numId w:val="7"/>
        </w:numPr>
      </w:pPr>
      <w:r w:rsidRPr="00092B1C">
        <w:t>Study Area and Data</w:t>
      </w:r>
    </w:p>
    <w:p w14:paraId="62ED93C9" w14:textId="06A8839F" w:rsidR="00AE0D8B" w:rsidRPr="00092B1C" w:rsidRDefault="00AE0D8B" w:rsidP="001A5011">
      <w:pPr>
        <w:pStyle w:val="heading2"/>
        <w:numPr>
          <w:ilvl w:val="1"/>
          <w:numId w:val="7"/>
        </w:numPr>
        <w:spacing w:before="0"/>
      </w:pPr>
      <w:r w:rsidRPr="00092B1C">
        <w:t xml:space="preserve">Study </w:t>
      </w:r>
      <w:r w:rsidR="006B3A5A" w:rsidRPr="00092B1C">
        <w:t>Area</w:t>
      </w:r>
    </w:p>
    <w:p w14:paraId="62622ECC" w14:textId="7440F16E" w:rsidR="00861A4A" w:rsidRPr="00092B1C" w:rsidRDefault="00E50263" w:rsidP="00907A87">
      <w:pPr>
        <w:pStyle w:val="p1a"/>
        <w:rPr>
          <w:lang w:eastAsia="zh-CN"/>
        </w:rPr>
      </w:pPr>
      <w:r w:rsidRPr="00092B1C">
        <w:rPr>
          <w:lang w:eastAsia="zh-CN"/>
        </w:rPr>
        <w:t xml:space="preserve">The Taihe Bridge Interchange (116.494°E, 39.736°N) on the southeastern Sixth Ring </w:t>
      </w:r>
    </w:p>
    <w:p w14:paraId="28B28C74" w14:textId="5211F5F4" w:rsidR="000C23CA" w:rsidRPr="00092B1C" w:rsidRDefault="00257993" w:rsidP="001A5011">
      <w:pPr>
        <w:spacing w:before="360"/>
        <w:ind w:left="227" w:hanging="227"/>
        <w:jc w:val="center"/>
        <w:rPr>
          <w:i/>
          <w:iCs/>
          <w:lang w:eastAsia="zh-CN"/>
        </w:rPr>
      </w:pPr>
      <w:r w:rsidRPr="00092B1C">
        <w:rPr>
          <w:i/>
          <w:iCs/>
          <w:noProof/>
          <w:lang w:eastAsia="zh-CN"/>
        </w:rPr>
        <w:lastRenderedPageBreak/>
        <w:drawing>
          <wp:inline distT="0" distB="0" distL="0" distR="0" wp14:anchorId="16156530" wp14:editId="19C06A8D">
            <wp:extent cx="2677415" cy="2502483"/>
            <wp:effectExtent l="0" t="0" r="2540" b="0"/>
            <wp:docPr id="794205427" name="图片 1" descr="图示&#10;&#10;低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205427" name="图片 1" descr="图示&#10;&#10;低可信度描述已自动生成"/>
                    <pic:cNvPicPr/>
                  </pic:nvPicPr>
                  <pic:blipFill>
                    <a:blip r:embed="rId7">
                      <a:extLst>
                        <a:ext uri="{28A0092B-C50C-407E-A947-70E740481C1C}">
                          <a14:useLocalDpi xmlns:a14="http://schemas.microsoft.com/office/drawing/2010/main" val="0"/>
                        </a:ext>
                      </a:extLst>
                    </a:blip>
                    <a:stretch>
                      <a:fillRect/>
                    </a:stretch>
                  </pic:blipFill>
                  <pic:spPr>
                    <a:xfrm>
                      <a:off x="0" y="0"/>
                      <a:ext cx="2761509" cy="2581082"/>
                    </a:xfrm>
                    <a:prstGeom prst="rect">
                      <a:avLst/>
                    </a:prstGeom>
                  </pic:spPr>
                </pic:pic>
              </a:graphicData>
            </a:graphic>
          </wp:inline>
        </w:drawing>
      </w:r>
    </w:p>
    <w:p w14:paraId="1D651727" w14:textId="3B1E1F36" w:rsidR="00257993" w:rsidRPr="00092B1C" w:rsidRDefault="00257993" w:rsidP="001A5011">
      <w:pPr>
        <w:pStyle w:val="figurecaption"/>
        <w:rPr>
          <w:lang w:eastAsia="zh-CN"/>
        </w:rPr>
      </w:pPr>
      <w:bookmarkStart w:id="10" w:name="OLE_LINK73"/>
      <w:bookmarkStart w:id="11" w:name="OLE_LINK74"/>
      <w:r w:rsidRPr="00092B1C">
        <w:rPr>
          <w:b/>
        </w:rPr>
        <w:t xml:space="preserve">Fig. </w:t>
      </w:r>
      <w:r w:rsidRPr="00092B1C">
        <w:rPr>
          <w:b/>
        </w:rPr>
        <w:fldChar w:fldCharType="begin" w:fldLock="1"/>
      </w:r>
      <w:r w:rsidRPr="00092B1C">
        <w:rPr>
          <w:b/>
        </w:rPr>
        <w:instrText xml:space="preserve"> SEQ "Figure" \* MERGEFORMAT </w:instrText>
      </w:r>
      <w:r w:rsidRPr="00092B1C">
        <w:rPr>
          <w:b/>
        </w:rPr>
        <w:fldChar w:fldCharType="separate"/>
      </w:r>
      <w:r w:rsidR="00800FE8">
        <w:rPr>
          <w:b/>
          <w:noProof/>
        </w:rPr>
        <w:t>1</w:t>
      </w:r>
      <w:r w:rsidRPr="00092B1C">
        <w:rPr>
          <w:b/>
        </w:rPr>
        <w:fldChar w:fldCharType="end"/>
      </w:r>
      <w:r w:rsidRPr="00092B1C">
        <w:rPr>
          <w:b/>
        </w:rPr>
        <w:t>.</w:t>
      </w:r>
      <w:r w:rsidRPr="00092B1C">
        <w:t xml:space="preserve"> </w:t>
      </w:r>
      <w:r w:rsidR="00892F5C" w:rsidRPr="00092B1C">
        <w:t>Overview of the study area showing the road network and emergency facilities.</w:t>
      </w:r>
    </w:p>
    <w:p w14:paraId="04B2AC23" w14:textId="05EA1513" w:rsidR="007B4E31" w:rsidRPr="00092B1C" w:rsidRDefault="007B4E31" w:rsidP="001A5011">
      <w:pPr>
        <w:pStyle w:val="p1a"/>
        <w:rPr>
          <w:lang w:eastAsia="zh-CN"/>
        </w:rPr>
      </w:pPr>
      <w:r w:rsidRPr="00092B1C">
        <w:rPr>
          <w:lang w:eastAsia="zh-CN"/>
        </w:rPr>
        <w:t>Road is selected as the incident epicenter. We define a 15-km buffer area covering approximately 707 km² to ensure full coverage of potential toxic gas impacts and surrounding emergency facilities.</w:t>
      </w:r>
      <w:r w:rsidRPr="00092B1C">
        <w:rPr>
          <w:rFonts w:hint="eastAsia"/>
          <w:lang w:eastAsia="zh-CN"/>
        </w:rPr>
        <w:t xml:space="preserve"> </w:t>
      </w:r>
      <w:r w:rsidRPr="00092B1C">
        <w:rPr>
          <w:lang w:eastAsia="zh-CN"/>
        </w:rPr>
        <w:t xml:space="preserve">Figure </w:t>
      </w:r>
      <w:r w:rsidRPr="00092B1C">
        <w:rPr>
          <w:rFonts w:hint="eastAsia"/>
          <w:lang w:eastAsia="zh-CN"/>
        </w:rPr>
        <w:t>1</w:t>
      </w:r>
      <w:r w:rsidRPr="00092B1C">
        <w:rPr>
          <w:lang w:eastAsia="zh-CN"/>
        </w:rPr>
        <w:t xml:space="preserve"> shows the spatial extent of the study area, the road network, and the distribution of emergency facilities.</w:t>
      </w:r>
    </w:p>
    <w:bookmarkEnd w:id="10"/>
    <w:bookmarkEnd w:id="11"/>
    <w:p w14:paraId="674A80B9" w14:textId="4564C512" w:rsidR="00AE0D8B" w:rsidRPr="00092B1C" w:rsidRDefault="00AE0D8B" w:rsidP="001A5011">
      <w:pPr>
        <w:pStyle w:val="heading2"/>
        <w:numPr>
          <w:ilvl w:val="1"/>
          <w:numId w:val="7"/>
        </w:numPr>
        <w:spacing w:before="160"/>
      </w:pPr>
      <w:r w:rsidRPr="00092B1C">
        <w:t xml:space="preserve">Data </w:t>
      </w:r>
      <w:r w:rsidR="006B3A5A" w:rsidRPr="00092B1C">
        <w:t>Sources</w:t>
      </w:r>
    </w:p>
    <w:p w14:paraId="6706404F" w14:textId="63C601C6" w:rsidR="007C5946" w:rsidRPr="00092B1C" w:rsidRDefault="00AE0D8B" w:rsidP="00DB3D6B">
      <w:pPr>
        <w:pStyle w:val="p1a"/>
        <w:rPr>
          <w:lang w:eastAsia="zh-CN"/>
        </w:rPr>
      </w:pPr>
      <w:r w:rsidRPr="00092B1C">
        <w:rPr>
          <w:lang w:eastAsia="zh-CN"/>
        </w:rPr>
        <w:t>This study integrates seven categories of multi-source urban data to construct a high-fidelity simulation environment. The sources, temporal coverage, spatial precision, and key attributes of each dataset are summarized in Table 1.</w:t>
      </w:r>
    </w:p>
    <w:p w14:paraId="0DD6F693" w14:textId="3DA43DB0" w:rsidR="00D15566" w:rsidRPr="00092B1C" w:rsidRDefault="007C5946" w:rsidP="00995136">
      <w:pPr>
        <w:pStyle w:val="tablecaption"/>
        <w:rPr>
          <w:lang w:eastAsia="zh-CN"/>
        </w:rPr>
      </w:pPr>
      <w:bookmarkStart w:id="12" w:name="OLE_LINK148"/>
      <w:bookmarkStart w:id="13" w:name="OLE_LINK149"/>
      <w:r w:rsidRPr="00092B1C">
        <w:rPr>
          <w:b/>
        </w:rPr>
        <w:t xml:space="preserve">Table </w:t>
      </w:r>
      <w:r w:rsidRPr="00092B1C">
        <w:rPr>
          <w:b/>
        </w:rPr>
        <w:fldChar w:fldCharType="begin" w:fldLock="1"/>
      </w:r>
      <w:r w:rsidRPr="00092B1C">
        <w:rPr>
          <w:b/>
        </w:rPr>
        <w:instrText xml:space="preserve"> SEQ "Table" \* MERGEFORMAT </w:instrText>
      </w:r>
      <w:r w:rsidRPr="00092B1C">
        <w:rPr>
          <w:b/>
        </w:rPr>
        <w:fldChar w:fldCharType="separate"/>
      </w:r>
      <w:r w:rsidR="00800FE8">
        <w:rPr>
          <w:b/>
          <w:noProof/>
        </w:rPr>
        <w:t>1</w:t>
      </w:r>
      <w:r w:rsidRPr="00092B1C">
        <w:rPr>
          <w:b/>
        </w:rPr>
        <w:fldChar w:fldCharType="end"/>
      </w:r>
      <w:r w:rsidRPr="00092B1C">
        <w:rPr>
          <w:b/>
        </w:rPr>
        <w:t>.</w:t>
      </w:r>
      <w:r w:rsidRPr="00092B1C">
        <w:t xml:space="preserve"> Summary of data sources</w:t>
      </w:r>
      <w:r w:rsidRPr="00092B1C">
        <w:rPr>
          <w:rFonts w:hint="eastAsia"/>
          <w:lang w:eastAsia="zh-CN"/>
        </w:rPr>
        <w:t>.</w:t>
      </w:r>
    </w:p>
    <w:tbl>
      <w:tblPr>
        <w:tblStyle w:val="a9"/>
        <w:tblW w:w="6663" w:type="dxa"/>
        <w:jc w:val="center"/>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1560"/>
        <w:gridCol w:w="1418"/>
        <w:gridCol w:w="1984"/>
      </w:tblGrid>
      <w:tr w:rsidR="00D15566" w:rsidRPr="00092B1C" w14:paraId="232D5242" w14:textId="77777777" w:rsidTr="00896C73">
        <w:trPr>
          <w:trHeight w:val="288"/>
          <w:jc w:val="center"/>
        </w:trPr>
        <w:tc>
          <w:tcPr>
            <w:tcW w:w="1701" w:type="dxa"/>
            <w:tcBorders>
              <w:top w:val="single" w:sz="12" w:space="0" w:color="auto"/>
              <w:bottom w:val="single" w:sz="4" w:space="0" w:color="auto"/>
            </w:tcBorders>
          </w:tcPr>
          <w:p w14:paraId="0ABE1C1B" w14:textId="77777777" w:rsidR="00D15566" w:rsidRPr="00092B1C" w:rsidRDefault="00D15566" w:rsidP="007C5946">
            <w:pPr>
              <w:ind w:firstLine="0"/>
              <w:jc w:val="left"/>
              <w:rPr>
                <w:sz w:val="18"/>
                <w:szCs w:val="18"/>
              </w:rPr>
            </w:pPr>
            <w:r w:rsidRPr="00092B1C">
              <w:rPr>
                <w:sz w:val="18"/>
                <w:szCs w:val="18"/>
              </w:rPr>
              <w:t>Data category</w:t>
            </w:r>
          </w:p>
        </w:tc>
        <w:tc>
          <w:tcPr>
            <w:tcW w:w="1560" w:type="dxa"/>
            <w:tcBorders>
              <w:top w:val="single" w:sz="12" w:space="0" w:color="auto"/>
              <w:bottom w:val="single" w:sz="4" w:space="0" w:color="auto"/>
            </w:tcBorders>
          </w:tcPr>
          <w:p w14:paraId="3A48DBDA" w14:textId="77777777" w:rsidR="00D15566" w:rsidRPr="00092B1C" w:rsidRDefault="00D15566" w:rsidP="007C5946">
            <w:pPr>
              <w:ind w:firstLine="0"/>
              <w:jc w:val="left"/>
              <w:rPr>
                <w:sz w:val="18"/>
                <w:szCs w:val="18"/>
              </w:rPr>
            </w:pPr>
            <w:r w:rsidRPr="00092B1C">
              <w:rPr>
                <w:sz w:val="18"/>
                <w:szCs w:val="18"/>
              </w:rPr>
              <w:t>Source</w:t>
            </w:r>
          </w:p>
        </w:tc>
        <w:tc>
          <w:tcPr>
            <w:tcW w:w="1418" w:type="dxa"/>
            <w:tcBorders>
              <w:top w:val="single" w:sz="12" w:space="0" w:color="auto"/>
              <w:bottom w:val="single" w:sz="4" w:space="0" w:color="auto"/>
            </w:tcBorders>
          </w:tcPr>
          <w:p w14:paraId="1826FBD6" w14:textId="77777777" w:rsidR="00D15566" w:rsidRPr="00092B1C" w:rsidRDefault="00D15566" w:rsidP="00D15566">
            <w:pPr>
              <w:pStyle w:val="p1a"/>
              <w:rPr>
                <w:sz w:val="18"/>
                <w:szCs w:val="18"/>
              </w:rPr>
            </w:pPr>
            <w:r w:rsidRPr="00092B1C">
              <w:rPr>
                <w:sz w:val="18"/>
                <w:szCs w:val="18"/>
              </w:rPr>
              <w:t>Spatial precision</w:t>
            </w:r>
          </w:p>
        </w:tc>
        <w:tc>
          <w:tcPr>
            <w:tcW w:w="1984" w:type="dxa"/>
            <w:tcBorders>
              <w:top w:val="single" w:sz="12" w:space="0" w:color="auto"/>
              <w:bottom w:val="single" w:sz="4" w:space="0" w:color="auto"/>
            </w:tcBorders>
          </w:tcPr>
          <w:p w14:paraId="2A97F8B7" w14:textId="77777777" w:rsidR="00D15566" w:rsidRPr="00092B1C" w:rsidRDefault="00D15566" w:rsidP="00D15566">
            <w:pPr>
              <w:pStyle w:val="p1a"/>
              <w:rPr>
                <w:sz w:val="18"/>
                <w:szCs w:val="18"/>
              </w:rPr>
            </w:pPr>
            <w:r w:rsidRPr="00092B1C">
              <w:rPr>
                <w:sz w:val="18"/>
                <w:szCs w:val="18"/>
              </w:rPr>
              <w:t>Key attributes</w:t>
            </w:r>
          </w:p>
        </w:tc>
      </w:tr>
      <w:tr w:rsidR="00D15566" w:rsidRPr="00092B1C" w14:paraId="250C6AFC" w14:textId="77777777" w:rsidTr="00896C73">
        <w:trPr>
          <w:trHeight w:val="554"/>
          <w:jc w:val="center"/>
        </w:trPr>
        <w:tc>
          <w:tcPr>
            <w:tcW w:w="1701" w:type="dxa"/>
            <w:tcBorders>
              <w:top w:val="single" w:sz="4" w:space="0" w:color="auto"/>
              <w:bottom w:val="nil"/>
            </w:tcBorders>
          </w:tcPr>
          <w:p w14:paraId="1CB97649" w14:textId="77777777" w:rsidR="00D15566" w:rsidRPr="00092B1C" w:rsidRDefault="00D15566" w:rsidP="007C5946">
            <w:pPr>
              <w:ind w:firstLine="0"/>
              <w:jc w:val="left"/>
              <w:rPr>
                <w:sz w:val="18"/>
                <w:szCs w:val="18"/>
              </w:rPr>
            </w:pPr>
            <w:r w:rsidRPr="00092B1C">
              <w:rPr>
                <w:sz w:val="18"/>
                <w:szCs w:val="18"/>
              </w:rPr>
              <w:t>Road network</w:t>
            </w:r>
          </w:p>
        </w:tc>
        <w:tc>
          <w:tcPr>
            <w:tcW w:w="1560" w:type="dxa"/>
            <w:tcBorders>
              <w:top w:val="single" w:sz="4" w:space="0" w:color="auto"/>
              <w:bottom w:val="nil"/>
            </w:tcBorders>
          </w:tcPr>
          <w:p w14:paraId="11FB8CDD" w14:textId="77777777" w:rsidR="00D15566" w:rsidRPr="00092B1C" w:rsidRDefault="00D15566" w:rsidP="007C5946">
            <w:pPr>
              <w:ind w:firstLine="0"/>
              <w:jc w:val="left"/>
              <w:rPr>
                <w:sz w:val="18"/>
                <w:szCs w:val="18"/>
              </w:rPr>
            </w:pPr>
            <w:r w:rsidRPr="00092B1C">
              <w:rPr>
                <w:sz w:val="18"/>
                <w:szCs w:val="18"/>
              </w:rPr>
              <w:t>OpenStreetMap</w:t>
            </w:r>
          </w:p>
        </w:tc>
        <w:tc>
          <w:tcPr>
            <w:tcW w:w="1418" w:type="dxa"/>
            <w:tcBorders>
              <w:top w:val="single" w:sz="4" w:space="0" w:color="auto"/>
              <w:bottom w:val="nil"/>
            </w:tcBorders>
          </w:tcPr>
          <w:p w14:paraId="7A57B28E" w14:textId="77777777" w:rsidR="00D15566" w:rsidRPr="00092B1C" w:rsidRDefault="00D15566" w:rsidP="00D15566">
            <w:pPr>
              <w:pStyle w:val="p1a"/>
              <w:rPr>
                <w:sz w:val="18"/>
                <w:szCs w:val="18"/>
              </w:rPr>
            </w:pPr>
            <w:r w:rsidRPr="00092B1C">
              <w:rPr>
                <w:sz w:val="18"/>
                <w:szCs w:val="18"/>
              </w:rPr>
              <w:t>Segment level</w:t>
            </w:r>
          </w:p>
        </w:tc>
        <w:tc>
          <w:tcPr>
            <w:tcW w:w="1984" w:type="dxa"/>
            <w:tcBorders>
              <w:top w:val="single" w:sz="4" w:space="0" w:color="auto"/>
              <w:bottom w:val="nil"/>
            </w:tcBorders>
          </w:tcPr>
          <w:p w14:paraId="1169DB3D" w14:textId="77777777" w:rsidR="00D15566" w:rsidRPr="00092B1C" w:rsidRDefault="00D15566" w:rsidP="00D15566">
            <w:pPr>
              <w:pStyle w:val="p1a"/>
              <w:rPr>
                <w:sz w:val="18"/>
                <w:szCs w:val="18"/>
              </w:rPr>
            </w:pPr>
            <w:r w:rsidRPr="00092B1C">
              <w:rPr>
                <w:sz w:val="18"/>
                <w:szCs w:val="18"/>
              </w:rPr>
              <w:t>Functional class, speed limit, direction</w:t>
            </w:r>
          </w:p>
        </w:tc>
      </w:tr>
      <w:tr w:rsidR="00D15566" w:rsidRPr="00092B1C" w14:paraId="522BD67B" w14:textId="77777777" w:rsidTr="00896C73">
        <w:trPr>
          <w:trHeight w:val="572"/>
          <w:jc w:val="center"/>
        </w:trPr>
        <w:tc>
          <w:tcPr>
            <w:tcW w:w="1701" w:type="dxa"/>
            <w:tcBorders>
              <w:top w:val="nil"/>
            </w:tcBorders>
          </w:tcPr>
          <w:p w14:paraId="68710562" w14:textId="77777777" w:rsidR="00D15566" w:rsidRPr="00092B1C" w:rsidRDefault="00D15566" w:rsidP="007C5946">
            <w:pPr>
              <w:ind w:firstLine="0"/>
              <w:jc w:val="left"/>
              <w:rPr>
                <w:sz w:val="18"/>
                <w:szCs w:val="18"/>
              </w:rPr>
            </w:pPr>
            <w:r w:rsidRPr="00092B1C">
              <w:rPr>
                <w:sz w:val="18"/>
                <w:szCs w:val="18"/>
              </w:rPr>
              <w:t>Points of interest</w:t>
            </w:r>
          </w:p>
        </w:tc>
        <w:tc>
          <w:tcPr>
            <w:tcW w:w="1560" w:type="dxa"/>
            <w:tcBorders>
              <w:top w:val="nil"/>
            </w:tcBorders>
          </w:tcPr>
          <w:p w14:paraId="52E87783" w14:textId="77777777" w:rsidR="00D15566" w:rsidRPr="00092B1C" w:rsidRDefault="00D15566" w:rsidP="007C5946">
            <w:pPr>
              <w:ind w:firstLine="0"/>
              <w:jc w:val="left"/>
              <w:rPr>
                <w:sz w:val="18"/>
                <w:szCs w:val="18"/>
              </w:rPr>
            </w:pPr>
            <w:proofErr w:type="spellStart"/>
            <w:r w:rsidRPr="00092B1C">
              <w:rPr>
                <w:sz w:val="18"/>
                <w:szCs w:val="18"/>
              </w:rPr>
              <w:t>Amap</w:t>
            </w:r>
            <w:proofErr w:type="spellEnd"/>
            <w:r w:rsidRPr="00092B1C">
              <w:rPr>
                <w:sz w:val="18"/>
                <w:szCs w:val="18"/>
              </w:rPr>
              <w:t xml:space="preserve"> (</w:t>
            </w:r>
            <w:proofErr w:type="spellStart"/>
            <w:r w:rsidRPr="00092B1C">
              <w:rPr>
                <w:sz w:val="18"/>
                <w:szCs w:val="18"/>
              </w:rPr>
              <w:t>Gaode</w:t>
            </w:r>
            <w:proofErr w:type="spellEnd"/>
            <w:r w:rsidRPr="00092B1C">
              <w:rPr>
                <w:sz w:val="18"/>
                <w:szCs w:val="18"/>
              </w:rPr>
              <w:t>)</w:t>
            </w:r>
          </w:p>
        </w:tc>
        <w:tc>
          <w:tcPr>
            <w:tcW w:w="1418" w:type="dxa"/>
            <w:tcBorders>
              <w:top w:val="nil"/>
            </w:tcBorders>
          </w:tcPr>
          <w:p w14:paraId="3B3DC08B" w14:textId="77777777" w:rsidR="00D15566" w:rsidRPr="00092B1C" w:rsidRDefault="00D15566" w:rsidP="00D15566">
            <w:pPr>
              <w:pStyle w:val="p1a"/>
              <w:rPr>
                <w:sz w:val="18"/>
                <w:szCs w:val="18"/>
              </w:rPr>
            </w:pPr>
            <w:r w:rsidRPr="00092B1C">
              <w:rPr>
                <w:sz w:val="18"/>
                <w:szCs w:val="18"/>
              </w:rPr>
              <w:t>Point</w:t>
            </w:r>
          </w:p>
        </w:tc>
        <w:tc>
          <w:tcPr>
            <w:tcW w:w="1984" w:type="dxa"/>
            <w:tcBorders>
              <w:top w:val="nil"/>
            </w:tcBorders>
          </w:tcPr>
          <w:p w14:paraId="4B107A2C" w14:textId="77777777" w:rsidR="00D15566" w:rsidRPr="00092B1C" w:rsidRDefault="00D15566" w:rsidP="00D15566">
            <w:pPr>
              <w:pStyle w:val="p1a"/>
              <w:rPr>
                <w:sz w:val="18"/>
                <w:szCs w:val="18"/>
              </w:rPr>
            </w:pPr>
            <w:r w:rsidRPr="00092B1C">
              <w:rPr>
                <w:sz w:val="18"/>
                <w:szCs w:val="18"/>
              </w:rPr>
              <w:t>Sub-category, name, WGS84 coordinates</w:t>
            </w:r>
          </w:p>
        </w:tc>
      </w:tr>
      <w:tr w:rsidR="00D15566" w:rsidRPr="00092B1C" w14:paraId="2B90470D" w14:textId="77777777" w:rsidTr="00896C73">
        <w:trPr>
          <w:trHeight w:val="714"/>
          <w:jc w:val="center"/>
        </w:trPr>
        <w:tc>
          <w:tcPr>
            <w:tcW w:w="1701" w:type="dxa"/>
          </w:tcPr>
          <w:p w14:paraId="76D0071E" w14:textId="77777777" w:rsidR="00D15566" w:rsidRPr="00092B1C" w:rsidRDefault="00D15566" w:rsidP="007C5946">
            <w:pPr>
              <w:ind w:firstLine="0"/>
              <w:jc w:val="left"/>
              <w:rPr>
                <w:sz w:val="18"/>
                <w:szCs w:val="18"/>
              </w:rPr>
            </w:pPr>
            <w:r w:rsidRPr="00092B1C">
              <w:rPr>
                <w:sz w:val="18"/>
                <w:szCs w:val="18"/>
              </w:rPr>
              <w:t>Population spatiotemporal distribution</w:t>
            </w:r>
          </w:p>
        </w:tc>
        <w:tc>
          <w:tcPr>
            <w:tcW w:w="1560" w:type="dxa"/>
          </w:tcPr>
          <w:p w14:paraId="25AE1352" w14:textId="77777777" w:rsidR="00D15566" w:rsidRPr="00092B1C" w:rsidRDefault="00D15566" w:rsidP="007C5946">
            <w:pPr>
              <w:ind w:firstLine="0"/>
              <w:jc w:val="left"/>
              <w:rPr>
                <w:sz w:val="18"/>
                <w:szCs w:val="18"/>
              </w:rPr>
            </w:pPr>
            <w:r w:rsidRPr="00092B1C">
              <w:rPr>
                <w:sz w:val="18"/>
                <w:szCs w:val="18"/>
              </w:rPr>
              <w:t>Baidu mobile-phone positioning</w:t>
            </w:r>
          </w:p>
        </w:tc>
        <w:tc>
          <w:tcPr>
            <w:tcW w:w="1418" w:type="dxa"/>
          </w:tcPr>
          <w:p w14:paraId="2227E936" w14:textId="77777777" w:rsidR="00D15566" w:rsidRPr="00092B1C" w:rsidRDefault="00D15566" w:rsidP="00D15566">
            <w:pPr>
              <w:pStyle w:val="p1a"/>
              <w:rPr>
                <w:sz w:val="18"/>
                <w:szCs w:val="18"/>
              </w:rPr>
            </w:pPr>
            <w:r w:rsidRPr="00092B1C">
              <w:rPr>
                <w:sz w:val="18"/>
                <w:szCs w:val="18"/>
              </w:rPr>
              <w:t>100 m grid</w:t>
            </w:r>
          </w:p>
        </w:tc>
        <w:tc>
          <w:tcPr>
            <w:tcW w:w="1984" w:type="dxa"/>
          </w:tcPr>
          <w:p w14:paraId="702A8DD6" w14:textId="77777777" w:rsidR="00D15566" w:rsidRPr="00092B1C" w:rsidRDefault="00D15566" w:rsidP="00D15566">
            <w:pPr>
              <w:pStyle w:val="p1a"/>
              <w:rPr>
                <w:sz w:val="18"/>
                <w:szCs w:val="18"/>
              </w:rPr>
            </w:pPr>
            <w:r w:rsidRPr="00092B1C">
              <w:rPr>
                <w:sz w:val="18"/>
                <w:szCs w:val="18"/>
              </w:rPr>
              <w:t>Hourly OD flows, commuting modes</w:t>
            </w:r>
          </w:p>
        </w:tc>
      </w:tr>
      <w:tr w:rsidR="00D15566" w:rsidRPr="00092B1C" w14:paraId="5D524F47" w14:textId="77777777" w:rsidTr="00896C73">
        <w:trPr>
          <w:trHeight w:val="554"/>
          <w:jc w:val="center"/>
        </w:trPr>
        <w:tc>
          <w:tcPr>
            <w:tcW w:w="1701" w:type="dxa"/>
          </w:tcPr>
          <w:p w14:paraId="59027E62" w14:textId="77777777" w:rsidR="00D15566" w:rsidRPr="00092B1C" w:rsidRDefault="00D15566" w:rsidP="007C5946">
            <w:pPr>
              <w:ind w:firstLine="0"/>
              <w:jc w:val="left"/>
              <w:rPr>
                <w:sz w:val="18"/>
                <w:szCs w:val="18"/>
              </w:rPr>
            </w:pPr>
            <w:r w:rsidRPr="00092B1C">
              <w:rPr>
                <w:sz w:val="18"/>
                <w:szCs w:val="18"/>
              </w:rPr>
              <w:t>Block-level population</w:t>
            </w:r>
          </w:p>
        </w:tc>
        <w:tc>
          <w:tcPr>
            <w:tcW w:w="1560" w:type="dxa"/>
          </w:tcPr>
          <w:p w14:paraId="4FB76C70" w14:textId="77777777" w:rsidR="00D15566" w:rsidRPr="00092B1C" w:rsidRDefault="00D15566" w:rsidP="007C5946">
            <w:pPr>
              <w:ind w:firstLine="0"/>
              <w:jc w:val="left"/>
              <w:rPr>
                <w:sz w:val="18"/>
                <w:szCs w:val="18"/>
              </w:rPr>
            </w:pPr>
            <w:r w:rsidRPr="00092B1C">
              <w:rPr>
                <w:sz w:val="18"/>
                <w:szCs w:val="18"/>
              </w:rPr>
              <w:t>Baidu LBS</w:t>
            </w:r>
          </w:p>
        </w:tc>
        <w:tc>
          <w:tcPr>
            <w:tcW w:w="1418" w:type="dxa"/>
          </w:tcPr>
          <w:p w14:paraId="4AC7E1AC" w14:textId="77777777" w:rsidR="00D15566" w:rsidRPr="00092B1C" w:rsidRDefault="00D15566" w:rsidP="007C5946">
            <w:pPr>
              <w:ind w:firstLine="0"/>
              <w:jc w:val="left"/>
              <w:rPr>
                <w:sz w:val="18"/>
                <w:szCs w:val="18"/>
              </w:rPr>
            </w:pPr>
            <w:r w:rsidRPr="00092B1C">
              <w:rPr>
                <w:sz w:val="18"/>
                <w:szCs w:val="18"/>
              </w:rPr>
              <w:t>Block</w:t>
            </w:r>
          </w:p>
        </w:tc>
        <w:tc>
          <w:tcPr>
            <w:tcW w:w="1984" w:type="dxa"/>
          </w:tcPr>
          <w:p w14:paraId="71296D48" w14:textId="77777777" w:rsidR="00D15566" w:rsidRPr="00092B1C" w:rsidRDefault="00D15566" w:rsidP="007C5946">
            <w:pPr>
              <w:ind w:firstLine="0"/>
              <w:jc w:val="left"/>
              <w:rPr>
                <w:sz w:val="18"/>
                <w:szCs w:val="18"/>
              </w:rPr>
            </w:pPr>
            <w:r w:rsidRPr="00092B1C">
              <w:rPr>
                <w:sz w:val="18"/>
                <w:szCs w:val="18"/>
              </w:rPr>
              <w:t>Resident population count</w:t>
            </w:r>
          </w:p>
        </w:tc>
      </w:tr>
      <w:tr w:rsidR="00D15566" w:rsidRPr="00092B1C" w14:paraId="63B72D7D" w14:textId="77777777" w:rsidTr="00896C73">
        <w:trPr>
          <w:trHeight w:val="718"/>
          <w:jc w:val="center"/>
        </w:trPr>
        <w:tc>
          <w:tcPr>
            <w:tcW w:w="1701" w:type="dxa"/>
          </w:tcPr>
          <w:p w14:paraId="39B834D4" w14:textId="77777777" w:rsidR="00D15566" w:rsidRPr="00092B1C" w:rsidRDefault="00D15566" w:rsidP="007C5946">
            <w:pPr>
              <w:ind w:firstLine="0"/>
              <w:jc w:val="left"/>
              <w:rPr>
                <w:sz w:val="18"/>
                <w:szCs w:val="18"/>
              </w:rPr>
            </w:pPr>
            <w:r w:rsidRPr="00092B1C">
              <w:rPr>
                <w:sz w:val="18"/>
                <w:szCs w:val="18"/>
              </w:rPr>
              <w:t>Age structure</w:t>
            </w:r>
          </w:p>
        </w:tc>
        <w:tc>
          <w:tcPr>
            <w:tcW w:w="1560" w:type="dxa"/>
          </w:tcPr>
          <w:p w14:paraId="6ACF8147" w14:textId="77777777" w:rsidR="00D15566" w:rsidRPr="00092B1C" w:rsidRDefault="00D15566" w:rsidP="007C5946">
            <w:pPr>
              <w:ind w:firstLine="0"/>
              <w:jc w:val="left"/>
              <w:rPr>
                <w:sz w:val="18"/>
                <w:szCs w:val="18"/>
              </w:rPr>
            </w:pPr>
            <w:r w:rsidRPr="00092B1C">
              <w:rPr>
                <w:sz w:val="18"/>
                <w:szCs w:val="18"/>
              </w:rPr>
              <w:t>Seventh National Population Census (2020)</w:t>
            </w:r>
          </w:p>
        </w:tc>
        <w:tc>
          <w:tcPr>
            <w:tcW w:w="1418" w:type="dxa"/>
          </w:tcPr>
          <w:p w14:paraId="359F7FF2" w14:textId="77777777" w:rsidR="00D15566" w:rsidRPr="00092B1C" w:rsidRDefault="00D15566" w:rsidP="007C5946">
            <w:pPr>
              <w:ind w:firstLine="0"/>
              <w:jc w:val="left"/>
              <w:rPr>
                <w:sz w:val="18"/>
                <w:szCs w:val="18"/>
              </w:rPr>
            </w:pPr>
            <w:r w:rsidRPr="00092B1C">
              <w:rPr>
                <w:sz w:val="18"/>
                <w:szCs w:val="18"/>
              </w:rPr>
              <w:t>District/county</w:t>
            </w:r>
          </w:p>
        </w:tc>
        <w:tc>
          <w:tcPr>
            <w:tcW w:w="1984" w:type="dxa"/>
          </w:tcPr>
          <w:p w14:paraId="42FC4A32" w14:textId="77777777" w:rsidR="00D15566" w:rsidRPr="00092B1C" w:rsidRDefault="00D15566" w:rsidP="007C5946">
            <w:pPr>
              <w:ind w:firstLine="0"/>
              <w:jc w:val="left"/>
              <w:rPr>
                <w:sz w:val="18"/>
                <w:szCs w:val="18"/>
              </w:rPr>
            </w:pPr>
            <w:r w:rsidRPr="00092B1C">
              <w:rPr>
                <w:sz w:val="18"/>
                <w:szCs w:val="18"/>
              </w:rPr>
              <w:t>Age-sex distribution by 5-year cohort</w:t>
            </w:r>
          </w:p>
        </w:tc>
      </w:tr>
      <w:tr w:rsidR="00D15566" w:rsidRPr="00092B1C" w14:paraId="2F8DBE8E" w14:textId="77777777" w:rsidTr="00896C73">
        <w:trPr>
          <w:trHeight w:val="569"/>
          <w:jc w:val="center"/>
        </w:trPr>
        <w:tc>
          <w:tcPr>
            <w:tcW w:w="1701" w:type="dxa"/>
            <w:tcBorders>
              <w:bottom w:val="nil"/>
            </w:tcBorders>
          </w:tcPr>
          <w:p w14:paraId="0558FFA3" w14:textId="77777777" w:rsidR="00D15566" w:rsidRPr="00092B1C" w:rsidRDefault="00D15566" w:rsidP="007C5946">
            <w:pPr>
              <w:ind w:firstLine="0"/>
              <w:jc w:val="left"/>
              <w:rPr>
                <w:sz w:val="18"/>
                <w:szCs w:val="18"/>
              </w:rPr>
            </w:pPr>
            <w:r w:rsidRPr="00092B1C">
              <w:rPr>
                <w:sz w:val="18"/>
                <w:szCs w:val="18"/>
              </w:rPr>
              <w:lastRenderedPageBreak/>
              <w:t>Commuting patterns</w:t>
            </w:r>
          </w:p>
        </w:tc>
        <w:tc>
          <w:tcPr>
            <w:tcW w:w="1560" w:type="dxa"/>
            <w:tcBorders>
              <w:bottom w:val="nil"/>
            </w:tcBorders>
          </w:tcPr>
          <w:p w14:paraId="4253C0EB" w14:textId="77777777" w:rsidR="00D15566" w:rsidRPr="00092B1C" w:rsidRDefault="00D15566" w:rsidP="007C5946">
            <w:pPr>
              <w:ind w:firstLine="0"/>
              <w:jc w:val="left"/>
              <w:rPr>
                <w:sz w:val="18"/>
                <w:szCs w:val="18"/>
              </w:rPr>
            </w:pPr>
            <w:r w:rsidRPr="00092B1C">
              <w:rPr>
                <w:sz w:val="18"/>
                <w:szCs w:val="18"/>
              </w:rPr>
              <w:t>Baidu mobile-phone positioning</w:t>
            </w:r>
          </w:p>
        </w:tc>
        <w:tc>
          <w:tcPr>
            <w:tcW w:w="1418" w:type="dxa"/>
            <w:tcBorders>
              <w:bottom w:val="nil"/>
            </w:tcBorders>
          </w:tcPr>
          <w:p w14:paraId="221CD3C3" w14:textId="77777777" w:rsidR="00D15566" w:rsidRPr="00092B1C" w:rsidRDefault="00D15566" w:rsidP="007C5946">
            <w:pPr>
              <w:ind w:firstLine="0"/>
              <w:jc w:val="left"/>
              <w:rPr>
                <w:sz w:val="18"/>
                <w:szCs w:val="18"/>
              </w:rPr>
            </w:pPr>
            <w:r w:rsidRPr="00092B1C">
              <w:rPr>
                <w:sz w:val="18"/>
                <w:szCs w:val="18"/>
              </w:rPr>
              <w:t>100 m grid</w:t>
            </w:r>
          </w:p>
        </w:tc>
        <w:tc>
          <w:tcPr>
            <w:tcW w:w="1984" w:type="dxa"/>
            <w:tcBorders>
              <w:bottom w:val="nil"/>
            </w:tcBorders>
          </w:tcPr>
          <w:p w14:paraId="46F491E4" w14:textId="77777777" w:rsidR="00D15566" w:rsidRPr="00092B1C" w:rsidRDefault="00D15566" w:rsidP="007C5946">
            <w:pPr>
              <w:ind w:firstLine="0"/>
              <w:jc w:val="left"/>
              <w:rPr>
                <w:sz w:val="18"/>
                <w:szCs w:val="18"/>
              </w:rPr>
            </w:pPr>
            <w:r w:rsidRPr="00092B1C">
              <w:rPr>
                <w:sz w:val="18"/>
                <w:szCs w:val="18"/>
              </w:rPr>
              <w:t>Modal split (car, metro, bus, etc.)</w:t>
            </w:r>
          </w:p>
        </w:tc>
      </w:tr>
      <w:tr w:rsidR="00D15566" w:rsidRPr="00092B1C" w14:paraId="3238621D" w14:textId="77777777" w:rsidTr="00896C73">
        <w:trPr>
          <w:trHeight w:val="569"/>
          <w:jc w:val="center"/>
        </w:trPr>
        <w:tc>
          <w:tcPr>
            <w:tcW w:w="1701" w:type="dxa"/>
            <w:tcBorders>
              <w:top w:val="nil"/>
              <w:bottom w:val="single" w:sz="12" w:space="0" w:color="auto"/>
            </w:tcBorders>
          </w:tcPr>
          <w:p w14:paraId="6BD4288C" w14:textId="77777777" w:rsidR="00D15566" w:rsidRPr="00092B1C" w:rsidRDefault="00D15566" w:rsidP="007C5946">
            <w:pPr>
              <w:ind w:firstLine="0"/>
              <w:jc w:val="left"/>
              <w:rPr>
                <w:sz w:val="18"/>
                <w:szCs w:val="18"/>
              </w:rPr>
            </w:pPr>
            <w:r w:rsidRPr="00092B1C">
              <w:rPr>
                <w:sz w:val="18"/>
                <w:szCs w:val="18"/>
              </w:rPr>
              <w:t>Administrative boundaries</w:t>
            </w:r>
          </w:p>
        </w:tc>
        <w:tc>
          <w:tcPr>
            <w:tcW w:w="1560" w:type="dxa"/>
            <w:tcBorders>
              <w:top w:val="nil"/>
              <w:bottom w:val="single" w:sz="12" w:space="0" w:color="auto"/>
            </w:tcBorders>
          </w:tcPr>
          <w:p w14:paraId="45247054" w14:textId="77777777" w:rsidR="00D15566" w:rsidRPr="00092B1C" w:rsidRDefault="00D15566" w:rsidP="007C5946">
            <w:pPr>
              <w:ind w:firstLine="0"/>
              <w:jc w:val="left"/>
              <w:rPr>
                <w:sz w:val="18"/>
                <w:szCs w:val="18"/>
              </w:rPr>
            </w:pPr>
            <w:r w:rsidRPr="00092B1C">
              <w:rPr>
                <w:sz w:val="18"/>
                <w:szCs w:val="18"/>
              </w:rPr>
              <w:t>Planning authority</w:t>
            </w:r>
          </w:p>
        </w:tc>
        <w:tc>
          <w:tcPr>
            <w:tcW w:w="1418" w:type="dxa"/>
            <w:tcBorders>
              <w:top w:val="nil"/>
              <w:bottom w:val="single" w:sz="12" w:space="0" w:color="auto"/>
            </w:tcBorders>
          </w:tcPr>
          <w:p w14:paraId="21F62EE5" w14:textId="77777777" w:rsidR="00D15566" w:rsidRPr="00092B1C" w:rsidRDefault="00D15566" w:rsidP="007C5946">
            <w:pPr>
              <w:ind w:firstLine="0"/>
              <w:jc w:val="left"/>
              <w:rPr>
                <w:sz w:val="18"/>
                <w:szCs w:val="18"/>
              </w:rPr>
            </w:pPr>
            <w:r w:rsidRPr="00092B1C">
              <w:rPr>
                <w:sz w:val="18"/>
                <w:szCs w:val="18"/>
              </w:rPr>
              <w:t>Polygon</w:t>
            </w:r>
          </w:p>
        </w:tc>
        <w:tc>
          <w:tcPr>
            <w:tcW w:w="1984" w:type="dxa"/>
            <w:tcBorders>
              <w:top w:val="nil"/>
              <w:bottom w:val="single" w:sz="12" w:space="0" w:color="auto"/>
            </w:tcBorders>
          </w:tcPr>
          <w:p w14:paraId="7C71BBA3" w14:textId="77777777" w:rsidR="00D15566" w:rsidRPr="00092B1C" w:rsidRDefault="00D15566" w:rsidP="007C5946">
            <w:pPr>
              <w:ind w:firstLine="0"/>
              <w:jc w:val="left"/>
              <w:rPr>
                <w:sz w:val="18"/>
                <w:szCs w:val="18"/>
              </w:rPr>
            </w:pPr>
            <w:proofErr w:type="spellStart"/>
            <w:r w:rsidRPr="00092B1C">
              <w:rPr>
                <w:sz w:val="18"/>
                <w:szCs w:val="18"/>
              </w:rPr>
              <w:t>Yizhuang</w:t>
            </w:r>
            <w:proofErr w:type="spellEnd"/>
            <w:r w:rsidRPr="00092B1C">
              <w:rPr>
                <w:sz w:val="18"/>
                <w:szCs w:val="18"/>
              </w:rPr>
              <w:t xml:space="preserve"> Development Area regulatory boundary</w:t>
            </w:r>
          </w:p>
        </w:tc>
      </w:tr>
    </w:tbl>
    <w:bookmarkEnd w:id="12"/>
    <w:bookmarkEnd w:id="13"/>
    <w:p w14:paraId="4DEE3B1E" w14:textId="1B919E7B" w:rsidR="00A6230B" w:rsidRPr="00092B1C" w:rsidRDefault="00A6230B" w:rsidP="001A5011">
      <w:pPr>
        <w:pStyle w:val="heading2"/>
        <w:numPr>
          <w:ilvl w:val="1"/>
          <w:numId w:val="7"/>
        </w:numPr>
        <w:spacing w:before="160"/>
      </w:pPr>
      <w:r w:rsidRPr="00092B1C">
        <w:t>Research</w:t>
      </w:r>
      <w:r w:rsidR="006B3A5A" w:rsidRPr="00092B1C">
        <w:t xml:space="preserve"> Framework</w:t>
      </w:r>
    </w:p>
    <w:p w14:paraId="3296CA1D" w14:textId="131455CD" w:rsidR="003F5019" w:rsidRPr="00092B1C" w:rsidRDefault="003F5019" w:rsidP="001A5011">
      <w:pPr>
        <w:pStyle w:val="p1a"/>
        <w:rPr>
          <w:lang w:eastAsia="zh-CN"/>
        </w:rPr>
      </w:pPr>
      <w:bookmarkStart w:id="14" w:name="OLE_LINK144"/>
      <w:bookmarkStart w:id="15" w:name="OLE_LINK145"/>
      <w:commentRangeStart w:id="0"/>
      <w:del w:id="101" w:author="Codex" w:date="2026-10-26T10:40:25Z">
        <w:r w:rsidRPr="00092B1C">
          <w:rPr>
            <w:lang w:eastAsia="zh-CN"/>
          </w:rPr>
          <w:delText>We</w:delText>
        </w:r>
      </w:del>
      <w:ins w:id="102" w:author="Codex" w:date="2026-10-26T10:40:25Z">
        <w:r w:rsidRPr="00092B1C">
          <w:rPr>
            <w:lang w:eastAsia="zh-CN"/>
          </w:rPr>
          <w:t>As shown in Fig. 2, we</w:t>
        </w:r>
      </w:ins>
      <w:commentRangeEnd w:id="0"/>
      <w:r>
        <w:rPr>
          <w:rStyle w:val="CommentReference"/>
        </w:rPr>
        <w:commentReference w:id="0"/>
      </w:r>
      <w:r w:rsidRPr="00092B1C">
        <w:rPr>
          <w:lang w:eastAsia="zh-CN"/>
        </w:rPr>
        <w:t xml:space="preserve"> adopt a three-layer "scenario-driven, dual-chain coordination, resilience assessment" framework. Layer 1 uses the Gaussian plume model to simulate chlorine dispersion and generate a damaged road network with affected population as shared inputs. Layer 2 couples two optimization chains on this network: a "centripetal" supply chain (truck-drone logistics minimizing makespan and time-window penalties) and a "centrifugal" evacuation chain (multimodal dispatch minimizing weighted evacuation time and risk exposure). Layer 3 assesses resilience along three dimensions with explicit indicators: structural resilience (closure length and ratio within the influence zone), functional resilience (supply-task completion rate, on-time life-rescue rate, evacuation completion rate by vulnerability class, and cumulative risk exposure), and adaptive resilience (marginal improvement from technology- or policy-driven interventions, such as truck-drone relay or fleet expansion).</w:t>
      </w:r>
    </w:p>
    <w:p w14:paraId="7E72B1CF" w14:textId="4D6CFF0D" w:rsidR="00C56E6A" w:rsidRPr="00092B1C" w:rsidRDefault="00C56E6A" w:rsidP="001A5011">
      <w:pPr>
        <w:spacing w:before="360"/>
        <w:ind w:left="227" w:hanging="227"/>
        <w:jc w:val="center"/>
        <w:rPr>
          <w:i/>
          <w:iCs/>
          <w:lang w:eastAsia="zh-CN"/>
        </w:rPr>
      </w:pPr>
      <w:bookmarkStart w:id="16" w:name="OLE_LINK77"/>
      <w:bookmarkStart w:id="17" w:name="OLE_LINK78"/>
      <w:bookmarkEnd w:id="14"/>
      <w:bookmarkEnd w:id="15"/>
      <w:commentRangeStart w:id="1"/>
      <w:del w:id="103" w:author="Codex" w:date="2026-10-26T10:40:25Z">
        <w:r w:rsidRPr="00092B1C">
          <w:rPr>
            <w:rFonts w:eastAsia="仿宋"/>
            <w:noProof/>
            <w:sz w:val="24"/>
            <w:szCs w:val="24"/>
          </w:rPr>
          <w:drawing>
            <wp:inline distT="0" distB="0" distL="0" distR="0" wp14:anchorId="698165E5" wp14:editId="71F5482D">
              <wp:extent cx="4183200" cy="1472400"/>
              <wp:effectExtent l="0" t="0" r="8255" b="0"/>
              <wp:docPr id="4402873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287372" name=""/>
                      <pic:cNvPicPr/>
                    </pic:nvPicPr>
                    <pic:blipFill>
                      <a:blip r:embed="rId8"/>
                      <a:stretch>
                        <a:fillRect/>
                      </a:stretch>
                    </pic:blipFill>
                    <pic:spPr>
                      <a:xfrm>
                        <a:off x="0" y="0"/>
                        <a:ext cx="4183200" cy="1472400"/>
                      </a:xfrm>
                      <a:prstGeom prst="rect">
                        <a:avLst/>
                      </a:prstGeom>
                    </pic:spPr>
                  </pic:pic>
                </a:graphicData>
              </a:graphic>
            </wp:inline>
          </w:drawing>
        </w:r>
      </w:del>
      <w:ins w:id="104" w:author="Codex" w:date="2026-10-26T10:40:25Z">
        <w:r w:rsidRPr="00092B1C">
          <w:rPr>
            <w:rFonts w:eastAsia="仿宋"/>
            <w:noProof/>
            <w:sz w:val="24"/>
            <w:szCs w:val="24"/>
          </w:rPr>
          <w:drawing>
            <wp:inline distT="0" distB="0" distL="0" distR="0" wp14:anchorId="698165E5" wp14:editId="71F5482D">
              <wp:extent cx="4183200" cy="1472400"/>
              <wp:effectExtent l="0" t="0" r="8255" b="0"/>
              <wp:docPr id="1745414103" name="Fig. 2 revised technical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4103" name=""/>
                      <pic:cNvPicPr/>
                    </pic:nvPicPr>
                    <pic:blipFill>
                      <a:blip r:embed="rIdFig2Revision"/>
                      <a:stretch>
                        <a:fillRect/>
                      </a:stretch>
                    </pic:blipFill>
                    <pic:spPr>
                      <a:xfrm>
                        <a:off x="0" y="0"/>
                        <a:ext cx="4183200" cy="1472400"/>
                      </a:xfrm>
                      <a:prstGeom prst="rect">
                        <a:avLst/>
                      </a:prstGeom>
                    </pic:spPr>
                  </pic:pic>
                </a:graphicData>
              </a:graphic>
            </wp:inline>
          </w:drawing>
        </w:r>
      </w:ins>
      <w:commentRangeEnd w:id="1"/>
      <w:r>
        <w:rPr>
          <w:rStyle w:val="CommentReference"/>
        </w:rPr>
        <w:commentReference w:id="1"/>
      </w:r>
    </w:p>
    <w:p w14:paraId="1F5B9230" w14:textId="6DD2B3A3" w:rsidR="007808C2" w:rsidRPr="00092B1C" w:rsidRDefault="007808C2" w:rsidP="007808C2">
      <w:pPr>
        <w:pStyle w:val="figurecaption"/>
        <w:jc w:val="both"/>
        <w:rPr>
          <w:lang w:eastAsia="zh-CN"/>
        </w:rPr>
      </w:pPr>
      <w:r w:rsidRPr="00092B1C">
        <w:rPr>
          <w:b/>
        </w:rPr>
        <w:t xml:space="preserve">Fig. </w:t>
      </w:r>
      <w:r w:rsidRPr="00092B1C">
        <w:rPr>
          <w:b/>
        </w:rPr>
        <w:fldChar w:fldCharType="begin" w:fldLock="1"/>
      </w:r>
      <w:r w:rsidRPr="00092B1C">
        <w:rPr>
          <w:b/>
        </w:rPr>
        <w:instrText xml:space="preserve"> SEQ "Figure" \* MERGEFORMAT </w:instrText>
      </w:r>
      <w:r w:rsidRPr="00092B1C">
        <w:rPr>
          <w:b/>
        </w:rPr>
        <w:fldChar w:fldCharType="separate"/>
      </w:r>
      <w:r w:rsidR="00800FE8">
        <w:rPr>
          <w:b/>
          <w:noProof/>
        </w:rPr>
        <w:t>2</w:t>
      </w:r>
      <w:r w:rsidRPr="00092B1C">
        <w:rPr>
          <w:b/>
        </w:rPr>
        <w:fldChar w:fldCharType="end"/>
      </w:r>
      <w:r w:rsidRPr="00092B1C">
        <w:rPr>
          <w:b/>
        </w:rPr>
        <w:t>.</w:t>
      </w:r>
      <w:r w:rsidRPr="00092B1C">
        <w:t xml:space="preserve"> </w:t>
      </w:r>
      <w:r w:rsidR="00550549" w:rsidRPr="00092B1C">
        <w:t>Technical roadmap of the coordinated emergency response framework: scenario-driven, dual-chain coordination, and resilience assessment.</w:t>
      </w:r>
    </w:p>
    <w:bookmarkEnd w:id="16"/>
    <w:bookmarkEnd w:id="17"/>
    <w:p w14:paraId="50A3D98E" w14:textId="602BDDFF" w:rsidR="00A6230B" w:rsidRPr="00092B1C" w:rsidRDefault="00A6230B" w:rsidP="001A5011">
      <w:pPr>
        <w:pStyle w:val="heading1"/>
        <w:numPr>
          <w:ilvl w:val="0"/>
          <w:numId w:val="7"/>
        </w:numPr>
      </w:pPr>
      <w:r w:rsidRPr="00092B1C">
        <w:t>Methodology</w:t>
      </w:r>
    </w:p>
    <w:p w14:paraId="38DDFC1F" w14:textId="2026BF03" w:rsidR="00A6230B" w:rsidRPr="00092B1C" w:rsidRDefault="009E3732" w:rsidP="001A5011">
      <w:pPr>
        <w:pStyle w:val="heading2"/>
        <w:numPr>
          <w:ilvl w:val="1"/>
          <w:numId w:val="7"/>
        </w:numPr>
        <w:spacing w:before="0"/>
      </w:pPr>
      <w:r w:rsidRPr="00092B1C">
        <w:rPr>
          <w:rFonts w:hint="eastAsia"/>
          <w:lang w:eastAsia="zh-CN"/>
        </w:rPr>
        <w:t>S</w:t>
      </w:r>
      <w:r w:rsidR="00A6230B" w:rsidRPr="00092B1C">
        <w:t xml:space="preserve">cenario </w:t>
      </w:r>
      <w:r w:rsidR="006B3A5A" w:rsidRPr="00092B1C">
        <w:t>Modelling</w:t>
      </w:r>
    </w:p>
    <w:p w14:paraId="3A8CA17B" w14:textId="44DF4E3A" w:rsidR="00FC50B9" w:rsidRPr="00092B1C" w:rsidRDefault="00FC50B9" w:rsidP="001A5011">
      <w:pPr>
        <w:pStyle w:val="p1a"/>
        <w:rPr>
          <w:lang w:eastAsia="zh-CN"/>
        </w:rPr>
      </w:pPr>
      <w:r w:rsidRPr="00092B1C">
        <w:rPr>
          <w:lang w:eastAsia="zh-CN"/>
        </w:rPr>
        <w:t>Chlorine atmospheric dispersion is simulated using the Gaussian plume model. The scenario assumes a 5 kg/min release rate with a 3.0 m/s southwest wind. Hazard zones are defined by ERPG thresholds: ERPG-3 indicates a core hazard zone requiring mandatory evacuation. ERPG-2 is a warning zone recommending urgent evacuation. ERPG-1 is an influence zone recommending shelter-in-place. We also incorporate BPR-based traffic congestion effects and a 1 km core road-closure zone.</w:t>
      </w:r>
    </w:p>
    <w:p w14:paraId="4E79141E" w14:textId="41745DE0" w:rsidR="00A6230B" w:rsidRPr="00092B1C" w:rsidRDefault="00A6230B" w:rsidP="001A5011">
      <w:pPr>
        <w:pStyle w:val="heading2"/>
        <w:numPr>
          <w:ilvl w:val="1"/>
          <w:numId w:val="7"/>
        </w:numPr>
        <w:spacing w:before="160"/>
      </w:pPr>
      <w:r w:rsidRPr="00092B1C">
        <w:lastRenderedPageBreak/>
        <w:t xml:space="preserve">Emergency </w:t>
      </w:r>
      <w:r w:rsidR="006B3A5A" w:rsidRPr="00092B1C">
        <w:t>Supply Distribution Model</w:t>
      </w:r>
    </w:p>
    <w:p w14:paraId="661F7933" w14:textId="32546004" w:rsidR="008C60DC" w:rsidRPr="00092B1C" w:rsidRDefault="008C60DC" w:rsidP="001A5011">
      <w:pPr>
        <w:pStyle w:val="p1a"/>
        <w:rPr>
          <w:lang w:eastAsia="zh-CN"/>
        </w:rPr>
      </w:pPr>
      <w:r w:rsidRPr="00092B1C">
        <w:rPr>
          <w:rStyle w:val="citation-224"/>
        </w:rPr>
        <w:t>We construct a three-tier logistics network comprising supply points, transshipment hubs, and demand points. Supplies are classified into four priority categories, including life-rescue supplies with strict 30-min hard time windows. A two-stage algorithm (greedy construction and 2-opt local search) evaluates both direct truck and relay (truck-drone) deliveries; relay is triggered when the destination lies inside the closure zone or the direct truck travel time exceeds a threshold. The objective minimizes a weighted sum of makespan, time-window penalties, and unmet demand, with the unmet-demand penalty applied per missed task and weighted by priority class. Key model parameters - the 5 kg/min release rate, the fleet (15 ambulances, 3 helicopters, plus buses, private cars, metro trains), and supply-point inventory - are calibrated to historical tanker-incident magnitudes and the actual emergency-resource inventory of the study area; the 2% k=1 share in ERPG-1 is a conservative upper bound used to stress-test medical capacity.</w:t>
      </w:r>
    </w:p>
    <w:p w14:paraId="1A406E90" w14:textId="1032E423" w:rsidR="00A6230B" w:rsidRPr="00092B1C" w:rsidRDefault="00A6230B" w:rsidP="001A5011">
      <w:pPr>
        <w:pStyle w:val="heading2"/>
        <w:numPr>
          <w:ilvl w:val="1"/>
          <w:numId w:val="7"/>
        </w:numPr>
        <w:spacing w:before="160"/>
      </w:pPr>
      <w:r w:rsidRPr="00092B1C">
        <w:t>Multi-type</w:t>
      </w:r>
      <w:r w:rsidR="006B3A5A" w:rsidRPr="00092B1C">
        <w:t xml:space="preserve"> Evacuation Model</w:t>
      </w:r>
    </w:p>
    <w:p w14:paraId="308B262C" w14:textId="37B200AC" w:rsidR="00F307E5" w:rsidRPr="00092B1C" w:rsidRDefault="00F307E5" w:rsidP="001A5011">
      <w:pPr>
        <w:pStyle w:val="p1a"/>
        <w:rPr>
          <w:lang w:eastAsia="zh-CN"/>
        </w:rPr>
      </w:pPr>
      <w:r w:rsidRPr="00092B1C">
        <w:rPr>
          <w:rStyle w:val="citation-220"/>
        </w:rPr>
        <w:t>A risk-aware time-stepping dispatch model coordinates five transport modes: ambulances, helicopters, buses, private cars, and metros</w:t>
      </w:r>
      <w:r w:rsidRPr="00092B1C">
        <w:t xml:space="preserve">. </w:t>
      </w:r>
      <w:r w:rsidRPr="00092B1C">
        <w:rPr>
          <w:rStyle w:val="citation-219"/>
        </w:rPr>
        <w:t>Dispatch occurs in 5-min steps over a 180-min horizon</w:t>
      </w:r>
      <w:r w:rsidRPr="00092B1C">
        <w:t xml:space="preserve">. </w:t>
      </w:r>
      <w:r w:rsidRPr="00092B1C">
        <w:rPr>
          <w:rStyle w:val="citation-218"/>
        </w:rPr>
        <w:t>The algorithm prioritizes evacuees dynamically based on vulnerability class (k=1 first) and real-time risk exposure</w:t>
      </w:r>
      <w:r w:rsidRPr="00092B1C">
        <w:t xml:space="preserve">. </w:t>
      </w:r>
      <w:r w:rsidRPr="00092B1C">
        <w:rPr>
          <w:rStyle w:val="citation-217"/>
        </w:rPr>
        <w:t>It minimizes weighted evacuation time, dynamic risk exposure, and unmet-demand penalties</w:t>
      </w:r>
      <w:r w:rsidRPr="00092B1C">
        <w:t>.</w:t>
      </w:r>
    </w:p>
    <w:p w14:paraId="7322F438" w14:textId="21455E3F" w:rsidR="00A6230B" w:rsidRPr="00092B1C" w:rsidRDefault="00A6230B" w:rsidP="001A5011">
      <w:pPr>
        <w:pStyle w:val="heading1"/>
        <w:numPr>
          <w:ilvl w:val="0"/>
          <w:numId w:val="7"/>
        </w:numPr>
      </w:pPr>
      <w:r w:rsidRPr="00092B1C">
        <w:t>Case Study and Numerical Results</w:t>
      </w:r>
    </w:p>
    <w:p w14:paraId="1EFFFB70" w14:textId="015DD103" w:rsidR="00A6230B" w:rsidRPr="00092B1C" w:rsidRDefault="00A6230B" w:rsidP="001A5011">
      <w:pPr>
        <w:pStyle w:val="heading2"/>
        <w:numPr>
          <w:ilvl w:val="1"/>
          <w:numId w:val="7"/>
        </w:numPr>
        <w:spacing w:before="0"/>
      </w:pPr>
      <w:r w:rsidRPr="00092B1C">
        <w:t>Incident</w:t>
      </w:r>
      <w:r w:rsidR="006B3A5A" w:rsidRPr="00092B1C">
        <w:t xml:space="preserve"> Scenario Configuration</w:t>
      </w:r>
    </w:p>
    <w:p w14:paraId="5D5DAB29" w14:textId="77777777" w:rsidR="00A6230B" w:rsidRPr="00092B1C" w:rsidRDefault="00A6230B" w:rsidP="00A6230B">
      <w:pPr>
        <w:pStyle w:val="p1a"/>
        <w:rPr>
          <w:lang w:eastAsia="zh-CN"/>
        </w:rPr>
      </w:pPr>
      <w:r w:rsidRPr="00092B1C">
        <w:t>Within the 1 km core-closure zone, 96.7 km of road is closed, accounting for 19.1% of the total road length (505.3 km) within the 5 km influence zone.</w:t>
      </w:r>
      <w:r w:rsidRPr="00092B1C">
        <w:rPr>
          <w:lang w:eastAsia="zh-CN"/>
        </w:rPr>
        <w:t xml:space="preserve"> Based on ERPG concentration contours (after buffering), three response zones are delineated: the ERPG-2 warning zone (≥3 mg/m³ buffer) contains approximately 19,700 people, and the ERPG-1 influence zone (≥1 mg/m³ buffer) contains approximately 407,000 people. Under the differentiated zoning strategy, approximately 13,800 people require active evacuation (k=1 and k=2 in the ERPG-2 zone, plus k=1 in the ERPG-1 zone), while approximately 413,000 people shelter in place (generating supply-distribution demand).</w:t>
      </w:r>
    </w:p>
    <w:p w14:paraId="3B7CB9A4" w14:textId="25500CB3" w:rsidR="00CC6E81" w:rsidRPr="00092B1C" w:rsidRDefault="00A6230B" w:rsidP="001A5011">
      <w:pPr>
        <w:pStyle w:val="heading2"/>
        <w:numPr>
          <w:ilvl w:val="1"/>
          <w:numId w:val="7"/>
        </w:numPr>
        <w:spacing w:before="160"/>
      </w:pPr>
      <w:r w:rsidRPr="00092B1C">
        <w:t xml:space="preserve">Wind-direction </w:t>
      </w:r>
      <w:r w:rsidR="006B3A5A" w:rsidRPr="00092B1C">
        <w:t>Sensitivity Analysis</w:t>
      </w:r>
    </w:p>
    <w:p w14:paraId="5213F2DA" w14:textId="56F56E13" w:rsidR="00A6230B" w:rsidRPr="00092B1C" w:rsidRDefault="00CC6E81" w:rsidP="00CC6E81">
      <w:pPr>
        <w:pStyle w:val="p1a"/>
        <w:rPr>
          <w:lang w:eastAsia="zh-CN"/>
        </w:rPr>
      </w:pPr>
      <w:r w:rsidRPr="00092B1C">
        <w:rPr>
          <w:lang w:eastAsia="zh-CN"/>
        </w:rPr>
        <w:t>Four wind scenarios (225° baseline; 0°; 90°; and 225° at 8 m/s) confirm that wind direction decisively shifts which population centers and infrastructure clusters fall within hazard zones, underscoring the need for real-time meteorological integration.</w:t>
      </w:r>
    </w:p>
    <w:p w14:paraId="6258637E" w14:textId="310DB9D7" w:rsidR="00A6230B" w:rsidRPr="00092B1C" w:rsidRDefault="00A6230B" w:rsidP="001A5011">
      <w:pPr>
        <w:pStyle w:val="heading2"/>
        <w:numPr>
          <w:ilvl w:val="1"/>
          <w:numId w:val="7"/>
        </w:numPr>
        <w:spacing w:before="160"/>
      </w:pPr>
      <w:r w:rsidRPr="00092B1C">
        <w:lastRenderedPageBreak/>
        <w:t xml:space="preserve">Supply </w:t>
      </w:r>
      <w:r w:rsidR="006B3A5A" w:rsidRPr="00092B1C">
        <w:t>Distribution Results</w:t>
      </w:r>
    </w:p>
    <w:p w14:paraId="73EDD1DB" w14:textId="788861D4" w:rsidR="00A6230B" w:rsidRPr="00092B1C" w:rsidRDefault="000858D4" w:rsidP="00A6230B">
      <w:pPr>
        <w:pStyle w:val="p1a"/>
        <w:rPr>
          <w:lang w:eastAsia="zh-CN"/>
        </w:rPr>
      </w:pPr>
      <w:r w:rsidRPr="00092B1C">
        <w:t>Table 2 compares the supply-distribution schemes. Shelter-in-place demand from ~413,000 people increases the workload from 40 to 70 tasks, evidencing the substantive coupling between evacuation and distribution. The truck-only scheme completes 61 tasks (87.1%), with all life-rescue supplies delivered within the 30-min hard time window. The truck-drone scheme expands relay capacity (4 relay tasks vs. 0 in the truck-only baseline), effectively covering demand points inside the closure zone, but completes 1 fewer task and its makespan rises from 47.3 to 59.9 min (+26.6%) because relay consumes vehicle time. The drone-only scheme is infeasible since most supplies exceed the 25 kg drone payload limit. The 6 unfinished tasks concentrate on bulk protection-equipment delivery, reflecting supply-point inventory constraints that could be alleviated by adding emergency warehouses.</w:t>
      </w:r>
    </w:p>
    <w:p w14:paraId="6B66A83B" w14:textId="04EE96EE" w:rsidR="00921ED8" w:rsidRPr="00092B1C" w:rsidRDefault="00763703" w:rsidP="002E090D">
      <w:pPr>
        <w:pStyle w:val="tablecaption"/>
        <w:rPr>
          <w:lang w:eastAsia="zh-CN"/>
        </w:rPr>
      </w:pPr>
      <w:r w:rsidRPr="00092B1C">
        <w:rPr>
          <w:b/>
        </w:rPr>
        <w:t xml:space="preserve">Table </w:t>
      </w:r>
      <w:r w:rsidRPr="00092B1C">
        <w:rPr>
          <w:b/>
        </w:rPr>
        <w:fldChar w:fldCharType="begin" w:fldLock="1"/>
      </w:r>
      <w:r w:rsidRPr="00092B1C">
        <w:rPr>
          <w:b/>
        </w:rPr>
        <w:instrText xml:space="preserve"> SEQ "Table" \* MERGEFORMAT </w:instrText>
      </w:r>
      <w:r w:rsidRPr="00092B1C">
        <w:rPr>
          <w:b/>
        </w:rPr>
        <w:fldChar w:fldCharType="separate"/>
      </w:r>
      <w:r w:rsidR="00800FE8">
        <w:rPr>
          <w:b/>
          <w:noProof/>
        </w:rPr>
        <w:t>2</w:t>
      </w:r>
      <w:r w:rsidRPr="00092B1C">
        <w:rPr>
          <w:b/>
        </w:rPr>
        <w:fldChar w:fldCharType="end"/>
      </w:r>
      <w:r w:rsidRPr="00092B1C">
        <w:rPr>
          <w:b/>
        </w:rPr>
        <w:t>.</w:t>
      </w:r>
      <w:r w:rsidRPr="00092B1C">
        <w:t xml:space="preserve"> </w:t>
      </w:r>
      <w:r w:rsidR="00921ED8" w:rsidRPr="00092B1C">
        <w:t>Supply delivery scheme comparison</w:t>
      </w:r>
      <w:r w:rsidRPr="00092B1C">
        <w:rPr>
          <w:rFonts w:hint="eastAsia"/>
          <w:lang w:eastAsia="zh-CN"/>
        </w:rPr>
        <w:t>.</w:t>
      </w:r>
      <w:bookmarkStart w:id="18" w:name="OLE_LINK150"/>
      <w:bookmarkStart w:id="19" w:name="OLE_LINK151"/>
    </w:p>
    <w:tbl>
      <w:tblPr>
        <w:tblStyle w:val="a9"/>
        <w:tblW w:w="6663"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709"/>
        <w:gridCol w:w="992"/>
        <w:gridCol w:w="709"/>
        <w:gridCol w:w="851"/>
        <w:gridCol w:w="708"/>
        <w:gridCol w:w="709"/>
        <w:gridCol w:w="851"/>
      </w:tblGrid>
      <w:tr w:rsidR="002E090D" w:rsidRPr="00092B1C" w14:paraId="759997ED" w14:textId="77777777" w:rsidTr="00896C73">
        <w:trPr>
          <w:trHeight w:val="746"/>
          <w:jc w:val="center"/>
        </w:trPr>
        <w:tc>
          <w:tcPr>
            <w:tcW w:w="1134" w:type="dxa"/>
            <w:tcBorders>
              <w:top w:val="single" w:sz="12" w:space="0" w:color="auto"/>
              <w:bottom w:val="single" w:sz="4" w:space="0" w:color="auto"/>
            </w:tcBorders>
            <w:hideMark/>
          </w:tcPr>
          <w:p w14:paraId="5C50BEBE" w14:textId="4B376937" w:rsidR="00921ED8" w:rsidRPr="00092B1C" w:rsidRDefault="00232758" w:rsidP="00896C73">
            <w:pPr>
              <w:spacing w:line="240" w:lineRule="atLeast"/>
              <w:ind w:firstLine="0"/>
              <w:jc w:val="left"/>
              <w:rPr>
                <w:sz w:val="18"/>
                <w:szCs w:val="18"/>
              </w:rPr>
            </w:pPr>
            <w:r w:rsidRPr="00092B1C">
              <w:rPr>
                <w:sz w:val="18"/>
                <w:szCs w:val="18"/>
              </w:rPr>
              <w:t>Scheme</w:t>
            </w:r>
          </w:p>
        </w:tc>
        <w:tc>
          <w:tcPr>
            <w:tcW w:w="709" w:type="dxa"/>
            <w:tcBorders>
              <w:top w:val="single" w:sz="12" w:space="0" w:color="auto"/>
              <w:bottom w:val="single" w:sz="4" w:space="0" w:color="auto"/>
            </w:tcBorders>
            <w:hideMark/>
          </w:tcPr>
          <w:p w14:paraId="20B25AAA" w14:textId="4C766325" w:rsidR="00921ED8" w:rsidRPr="00092B1C" w:rsidRDefault="00232758" w:rsidP="00896C73">
            <w:pPr>
              <w:spacing w:line="240" w:lineRule="atLeast"/>
              <w:ind w:firstLine="0"/>
              <w:jc w:val="left"/>
              <w:rPr>
                <w:sz w:val="18"/>
                <w:szCs w:val="18"/>
              </w:rPr>
            </w:pPr>
            <w:r w:rsidRPr="00092B1C">
              <w:rPr>
                <w:sz w:val="18"/>
                <w:szCs w:val="18"/>
              </w:rPr>
              <w:t>Completed</w:t>
            </w:r>
          </w:p>
        </w:tc>
        <w:tc>
          <w:tcPr>
            <w:tcW w:w="992" w:type="dxa"/>
            <w:tcBorders>
              <w:top w:val="single" w:sz="12" w:space="0" w:color="auto"/>
              <w:bottom w:val="single" w:sz="4" w:space="0" w:color="auto"/>
            </w:tcBorders>
            <w:hideMark/>
          </w:tcPr>
          <w:p w14:paraId="754CE4DA" w14:textId="5F63E80E" w:rsidR="00921ED8" w:rsidRPr="00092B1C" w:rsidRDefault="00232758" w:rsidP="00896C73">
            <w:pPr>
              <w:spacing w:line="240" w:lineRule="atLeast"/>
              <w:ind w:firstLine="0"/>
              <w:jc w:val="left"/>
              <w:rPr>
                <w:sz w:val="18"/>
                <w:szCs w:val="18"/>
              </w:rPr>
            </w:pPr>
            <w:proofErr w:type="spellStart"/>
            <w:r w:rsidRPr="00092B1C">
              <w:rPr>
                <w:sz w:val="18"/>
                <w:szCs w:val="18"/>
              </w:rPr>
              <w:t>Makespan</w:t>
            </w:r>
            <w:proofErr w:type="spellEnd"/>
          </w:p>
        </w:tc>
        <w:tc>
          <w:tcPr>
            <w:tcW w:w="709" w:type="dxa"/>
            <w:tcBorders>
              <w:top w:val="single" w:sz="12" w:space="0" w:color="auto"/>
              <w:bottom w:val="single" w:sz="4" w:space="0" w:color="auto"/>
            </w:tcBorders>
            <w:hideMark/>
          </w:tcPr>
          <w:p w14:paraId="21F468C5" w14:textId="085F5CC3" w:rsidR="00921ED8" w:rsidRPr="00092B1C" w:rsidRDefault="00232758" w:rsidP="00896C73">
            <w:pPr>
              <w:spacing w:line="240" w:lineRule="atLeast"/>
              <w:ind w:firstLine="0"/>
              <w:jc w:val="left"/>
              <w:rPr>
                <w:sz w:val="18"/>
                <w:szCs w:val="18"/>
              </w:rPr>
            </w:pPr>
            <w:r w:rsidRPr="00092B1C">
              <w:rPr>
                <w:sz w:val="18"/>
                <w:szCs w:val="18"/>
              </w:rPr>
              <w:t>Mean time (min)</w:t>
            </w:r>
          </w:p>
        </w:tc>
        <w:tc>
          <w:tcPr>
            <w:tcW w:w="851" w:type="dxa"/>
            <w:tcBorders>
              <w:top w:val="single" w:sz="12" w:space="0" w:color="auto"/>
              <w:bottom w:val="single" w:sz="4" w:space="0" w:color="auto"/>
            </w:tcBorders>
            <w:hideMark/>
          </w:tcPr>
          <w:p w14:paraId="386424DC" w14:textId="2701EED2" w:rsidR="00921ED8" w:rsidRPr="00092B1C" w:rsidRDefault="00232758" w:rsidP="00896C73">
            <w:pPr>
              <w:spacing w:line="240" w:lineRule="atLeast"/>
              <w:ind w:firstLine="0"/>
              <w:jc w:val="left"/>
              <w:rPr>
                <w:sz w:val="18"/>
                <w:szCs w:val="18"/>
              </w:rPr>
            </w:pPr>
            <w:r w:rsidRPr="00092B1C">
              <w:rPr>
                <w:sz w:val="18"/>
                <w:szCs w:val="18"/>
              </w:rPr>
              <w:t>Penalty</w:t>
            </w:r>
          </w:p>
        </w:tc>
        <w:tc>
          <w:tcPr>
            <w:tcW w:w="708" w:type="dxa"/>
            <w:tcBorders>
              <w:top w:val="single" w:sz="12" w:space="0" w:color="auto"/>
              <w:bottom w:val="single" w:sz="4" w:space="0" w:color="auto"/>
            </w:tcBorders>
            <w:hideMark/>
          </w:tcPr>
          <w:p w14:paraId="74E6D6D9" w14:textId="08CCC537" w:rsidR="00921ED8" w:rsidRPr="00092B1C" w:rsidRDefault="00232758" w:rsidP="00896C73">
            <w:pPr>
              <w:spacing w:line="240" w:lineRule="atLeast"/>
              <w:ind w:firstLine="0"/>
              <w:jc w:val="left"/>
              <w:rPr>
                <w:sz w:val="18"/>
                <w:szCs w:val="18"/>
              </w:rPr>
            </w:pPr>
            <w:r w:rsidRPr="00092B1C">
              <w:rPr>
                <w:sz w:val="18"/>
                <w:szCs w:val="18"/>
              </w:rPr>
              <w:t>Direct</w:t>
            </w:r>
          </w:p>
        </w:tc>
        <w:tc>
          <w:tcPr>
            <w:tcW w:w="709" w:type="dxa"/>
            <w:tcBorders>
              <w:top w:val="single" w:sz="12" w:space="0" w:color="auto"/>
              <w:bottom w:val="single" w:sz="4" w:space="0" w:color="auto"/>
            </w:tcBorders>
            <w:hideMark/>
          </w:tcPr>
          <w:p w14:paraId="56CD353F" w14:textId="2703F0ED" w:rsidR="00921ED8" w:rsidRPr="00092B1C" w:rsidRDefault="00232758" w:rsidP="00896C73">
            <w:pPr>
              <w:spacing w:line="240" w:lineRule="atLeast"/>
              <w:ind w:firstLine="0"/>
              <w:jc w:val="left"/>
              <w:rPr>
                <w:sz w:val="18"/>
                <w:szCs w:val="18"/>
              </w:rPr>
            </w:pPr>
            <w:r w:rsidRPr="00092B1C">
              <w:rPr>
                <w:sz w:val="18"/>
                <w:szCs w:val="18"/>
              </w:rPr>
              <w:t>Relay</w:t>
            </w:r>
          </w:p>
        </w:tc>
        <w:tc>
          <w:tcPr>
            <w:tcW w:w="851" w:type="dxa"/>
            <w:tcBorders>
              <w:top w:val="single" w:sz="12" w:space="0" w:color="auto"/>
              <w:bottom w:val="single" w:sz="4" w:space="0" w:color="auto"/>
            </w:tcBorders>
            <w:hideMark/>
          </w:tcPr>
          <w:p w14:paraId="198099D1" w14:textId="1FE097CC" w:rsidR="00921ED8" w:rsidRPr="00092B1C" w:rsidRDefault="00232758" w:rsidP="00896C73">
            <w:pPr>
              <w:spacing w:line="240" w:lineRule="atLeast"/>
              <w:ind w:firstLine="0"/>
              <w:jc w:val="left"/>
              <w:rPr>
                <w:sz w:val="18"/>
                <w:szCs w:val="18"/>
              </w:rPr>
            </w:pPr>
            <w:r w:rsidRPr="00092B1C">
              <w:rPr>
                <w:sz w:val="18"/>
                <w:szCs w:val="18"/>
              </w:rPr>
              <w:t>Improvement</w:t>
            </w:r>
          </w:p>
        </w:tc>
      </w:tr>
      <w:tr w:rsidR="002E090D" w:rsidRPr="00092B1C" w14:paraId="58333234" w14:textId="77777777" w:rsidTr="00896C73">
        <w:trPr>
          <w:trHeight w:val="564"/>
          <w:jc w:val="center"/>
        </w:trPr>
        <w:tc>
          <w:tcPr>
            <w:tcW w:w="1134" w:type="dxa"/>
            <w:tcBorders>
              <w:top w:val="single" w:sz="4" w:space="0" w:color="auto"/>
            </w:tcBorders>
            <w:hideMark/>
          </w:tcPr>
          <w:p w14:paraId="2066575C" w14:textId="72C4CA29" w:rsidR="00921ED8" w:rsidRPr="00092B1C" w:rsidRDefault="00232758" w:rsidP="00896C73">
            <w:pPr>
              <w:spacing w:line="240" w:lineRule="atLeast"/>
              <w:ind w:firstLine="0"/>
              <w:jc w:val="left"/>
              <w:rPr>
                <w:sz w:val="18"/>
                <w:szCs w:val="18"/>
              </w:rPr>
            </w:pPr>
            <w:r w:rsidRPr="00092B1C">
              <w:rPr>
                <w:sz w:val="18"/>
                <w:szCs w:val="18"/>
              </w:rPr>
              <w:t>Truck-only</w:t>
            </w:r>
          </w:p>
        </w:tc>
        <w:tc>
          <w:tcPr>
            <w:tcW w:w="709" w:type="dxa"/>
            <w:tcBorders>
              <w:top w:val="single" w:sz="4" w:space="0" w:color="auto"/>
            </w:tcBorders>
            <w:hideMark/>
          </w:tcPr>
          <w:p w14:paraId="11322C6E" w14:textId="77777777" w:rsidR="00921ED8" w:rsidRPr="00092B1C" w:rsidRDefault="00921ED8" w:rsidP="00896C73">
            <w:pPr>
              <w:spacing w:line="240" w:lineRule="atLeast"/>
              <w:ind w:firstLine="0"/>
              <w:jc w:val="left"/>
              <w:rPr>
                <w:sz w:val="18"/>
                <w:szCs w:val="18"/>
              </w:rPr>
            </w:pPr>
            <w:r w:rsidRPr="00092B1C">
              <w:rPr>
                <w:rFonts w:hint="eastAsia"/>
                <w:sz w:val="18"/>
                <w:szCs w:val="18"/>
              </w:rPr>
              <w:t>61</w:t>
            </w:r>
          </w:p>
        </w:tc>
        <w:tc>
          <w:tcPr>
            <w:tcW w:w="992" w:type="dxa"/>
            <w:tcBorders>
              <w:top w:val="single" w:sz="4" w:space="0" w:color="auto"/>
            </w:tcBorders>
            <w:hideMark/>
          </w:tcPr>
          <w:p w14:paraId="4CDF40CA" w14:textId="77777777" w:rsidR="00921ED8" w:rsidRPr="00092B1C" w:rsidRDefault="00921ED8" w:rsidP="00896C73">
            <w:pPr>
              <w:spacing w:line="240" w:lineRule="atLeast"/>
              <w:ind w:firstLine="0"/>
              <w:jc w:val="left"/>
              <w:rPr>
                <w:sz w:val="18"/>
                <w:szCs w:val="18"/>
              </w:rPr>
            </w:pPr>
            <w:r w:rsidRPr="00092B1C">
              <w:rPr>
                <w:rFonts w:hint="eastAsia"/>
                <w:sz w:val="18"/>
                <w:szCs w:val="18"/>
              </w:rPr>
              <w:t>47.3</w:t>
            </w:r>
          </w:p>
        </w:tc>
        <w:tc>
          <w:tcPr>
            <w:tcW w:w="709" w:type="dxa"/>
            <w:tcBorders>
              <w:top w:val="single" w:sz="4" w:space="0" w:color="auto"/>
            </w:tcBorders>
            <w:hideMark/>
          </w:tcPr>
          <w:p w14:paraId="2BC57481" w14:textId="77777777" w:rsidR="00921ED8" w:rsidRPr="00092B1C" w:rsidRDefault="00921ED8" w:rsidP="00896C73">
            <w:pPr>
              <w:spacing w:line="240" w:lineRule="atLeast"/>
              <w:ind w:firstLine="0"/>
              <w:jc w:val="left"/>
              <w:rPr>
                <w:sz w:val="18"/>
                <w:szCs w:val="18"/>
              </w:rPr>
            </w:pPr>
            <w:r w:rsidRPr="00092B1C">
              <w:rPr>
                <w:rFonts w:hint="eastAsia"/>
                <w:sz w:val="18"/>
                <w:szCs w:val="18"/>
              </w:rPr>
              <w:t>24.2</w:t>
            </w:r>
          </w:p>
        </w:tc>
        <w:tc>
          <w:tcPr>
            <w:tcW w:w="851" w:type="dxa"/>
            <w:tcBorders>
              <w:top w:val="single" w:sz="4" w:space="0" w:color="auto"/>
            </w:tcBorders>
            <w:hideMark/>
          </w:tcPr>
          <w:p w14:paraId="51133AA6"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708" w:type="dxa"/>
            <w:tcBorders>
              <w:top w:val="single" w:sz="4" w:space="0" w:color="auto"/>
            </w:tcBorders>
            <w:hideMark/>
          </w:tcPr>
          <w:p w14:paraId="69BDDE93" w14:textId="77777777" w:rsidR="00921ED8" w:rsidRPr="00092B1C" w:rsidRDefault="00921ED8" w:rsidP="00896C73">
            <w:pPr>
              <w:spacing w:line="240" w:lineRule="atLeast"/>
              <w:ind w:firstLine="0"/>
              <w:jc w:val="left"/>
              <w:rPr>
                <w:sz w:val="18"/>
                <w:szCs w:val="18"/>
              </w:rPr>
            </w:pPr>
            <w:r w:rsidRPr="00092B1C">
              <w:rPr>
                <w:rFonts w:hint="eastAsia"/>
                <w:sz w:val="18"/>
                <w:szCs w:val="18"/>
              </w:rPr>
              <w:t>61</w:t>
            </w:r>
          </w:p>
        </w:tc>
        <w:tc>
          <w:tcPr>
            <w:tcW w:w="709" w:type="dxa"/>
            <w:tcBorders>
              <w:top w:val="single" w:sz="4" w:space="0" w:color="auto"/>
            </w:tcBorders>
            <w:hideMark/>
          </w:tcPr>
          <w:p w14:paraId="3410994D"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851" w:type="dxa"/>
            <w:tcBorders>
              <w:top w:val="single" w:sz="4" w:space="0" w:color="auto"/>
            </w:tcBorders>
            <w:hideMark/>
          </w:tcPr>
          <w:p w14:paraId="7BD5E806"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r>
      <w:tr w:rsidR="002E090D" w:rsidRPr="00092B1C" w14:paraId="6125E6C6" w14:textId="77777777" w:rsidTr="00896C73">
        <w:trPr>
          <w:trHeight w:val="554"/>
          <w:jc w:val="center"/>
        </w:trPr>
        <w:tc>
          <w:tcPr>
            <w:tcW w:w="1134" w:type="dxa"/>
            <w:hideMark/>
          </w:tcPr>
          <w:p w14:paraId="3F19D0AE" w14:textId="5925AA83" w:rsidR="00921ED8" w:rsidRPr="00092B1C" w:rsidRDefault="00232758" w:rsidP="00896C73">
            <w:pPr>
              <w:spacing w:line="240" w:lineRule="atLeast"/>
              <w:ind w:firstLine="0"/>
              <w:jc w:val="left"/>
              <w:rPr>
                <w:sz w:val="18"/>
                <w:szCs w:val="18"/>
              </w:rPr>
            </w:pPr>
            <w:r w:rsidRPr="00092B1C">
              <w:rPr>
                <w:sz w:val="18"/>
                <w:szCs w:val="18"/>
              </w:rPr>
              <w:t>Truck–UAV</w:t>
            </w:r>
          </w:p>
        </w:tc>
        <w:tc>
          <w:tcPr>
            <w:tcW w:w="709" w:type="dxa"/>
            <w:hideMark/>
          </w:tcPr>
          <w:p w14:paraId="5C676A3E" w14:textId="77777777" w:rsidR="00921ED8" w:rsidRPr="00092B1C" w:rsidRDefault="00921ED8" w:rsidP="00896C73">
            <w:pPr>
              <w:spacing w:line="240" w:lineRule="atLeast"/>
              <w:ind w:firstLine="0"/>
              <w:jc w:val="left"/>
              <w:rPr>
                <w:sz w:val="18"/>
                <w:szCs w:val="18"/>
              </w:rPr>
            </w:pPr>
            <w:r w:rsidRPr="00092B1C">
              <w:rPr>
                <w:rFonts w:hint="eastAsia"/>
                <w:sz w:val="18"/>
                <w:szCs w:val="18"/>
              </w:rPr>
              <w:t>60</w:t>
            </w:r>
          </w:p>
        </w:tc>
        <w:tc>
          <w:tcPr>
            <w:tcW w:w="992" w:type="dxa"/>
            <w:hideMark/>
          </w:tcPr>
          <w:p w14:paraId="0663ADDC" w14:textId="77777777" w:rsidR="00921ED8" w:rsidRPr="00092B1C" w:rsidRDefault="00921ED8" w:rsidP="00896C73">
            <w:pPr>
              <w:spacing w:line="240" w:lineRule="atLeast"/>
              <w:ind w:firstLine="0"/>
              <w:jc w:val="left"/>
              <w:rPr>
                <w:sz w:val="18"/>
                <w:szCs w:val="18"/>
              </w:rPr>
            </w:pPr>
            <w:r w:rsidRPr="00092B1C">
              <w:rPr>
                <w:rFonts w:hint="eastAsia"/>
                <w:sz w:val="18"/>
                <w:szCs w:val="18"/>
              </w:rPr>
              <w:t>47.3</w:t>
            </w:r>
          </w:p>
        </w:tc>
        <w:tc>
          <w:tcPr>
            <w:tcW w:w="709" w:type="dxa"/>
            <w:hideMark/>
          </w:tcPr>
          <w:p w14:paraId="39118286" w14:textId="77777777" w:rsidR="00921ED8" w:rsidRPr="00092B1C" w:rsidRDefault="00921ED8" w:rsidP="00896C73">
            <w:pPr>
              <w:spacing w:line="240" w:lineRule="atLeast"/>
              <w:ind w:firstLine="0"/>
              <w:jc w:val="left"/>
              <w:rPr>
                <w:sz w:val="18"/>
                <w:szCs w:val="18"/>
              </w:rPr>
            </w:pPr>
            <w:r w:rsidRPr="00092B1C">
              <w:rPr>
                <w:rFonts w:hint="eastAsia"/>
                <w:sz w:val="18"/>
                <w:szCs w:val="18"/>
              </w:rPr>
              <w:t>25.6</w:t>
            </w:r>
          </w:p>
        </w:tc>
        <w:tc>
          <w:tcPr>
            <w:tcW w:w="851" w:type="dxa"/>
            <w:hideMark/>
          </w:tcPr>
          <w:p w14:paraId="6FC931F5"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708" w:type="dxa"/>
            <w:hideMark/>
          </w:tcPr>
          <w:p w14:paraId="148E77B2" w14:textId="77777777" w:rsidR="00921ED8" w:rsidRPr="00092B1C" w:rsidRDefault="00921ED8" w:rsidP="00896C73">
            <w:pPr>
              <w:spacing w:line="240" w:lineRule="atLeast"/>
              <w:ind w:firstLine="0"/>
              <w:jc w:val="left"/>
              <w:rPr>
                <w:sz w:val="18"/>
                <w:szCs w:val="18"/>
              </w:rPr>
            </w:pPr>
            <w:r w:rsidRPr="00092B1C">
              <w:rPr>
                <w:rFonts w:hint="eastAsia"/>
                <w:sz w:val="18"/>
                <w:szCs w:val="18"/>
              </w:rPr>
              <w:t>56</w:t>
            </w:r>
          </w:p>
        </w:tc>
        <w:tc>
          <w:tcPr>
            <w:tcW w:w="709" w:type="dxa"/>
            <w:hideMark/>
          </w:tcPr>
          <w:p w14:paraId="3892AC86" w14:textId="77777777" w:rsidR="00921ED8" w:rsidRPr="00092B1C" w:rsidRDefault="00921ED8" w:rsidP="00896C73">
            <w:pPr>
              <w:spacing w:line="240" w:lineRule="atLeast"/>
              <w:ind w:firstLine="0"/>
              <w:jc w:val="left"/>
              <w:rPr>
                <w:sz w:val="18"/>
                <w:szCs w:val="18"/>
              </w:rPr>
            </w:pPr>
            <w:r w:rsidRPr="00092B1C">
              <w:rPr>
                <w:rFonts w:hint="eastAsia"/>
                <w:sz w:val="18"/>
                <w:szCs w:val="18"/>
              </w:rPr>
              <w:t>4</w:t>
            </w:r>
          </w:p>
        </w:tc>
        <w:tc>
          <w:tcPr>
            <w:tcW w:w="851" w:type="dxa"/>
            <w:hideMark/>
          </w:tcPr>
          <w:p w14:paraId="6DF167BE"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r>
      <w:tr w:rsidR="002E090D" w:rsidRPr="00092B1C" w14:paraId="5CAD42F5" w14:textId="77777777" w:rsidTr="00896C73">
        <w:trPr>
          <w:trHeight w:val="434"/>
          <w:jc w:val="center"/>
        </w:trPr>
        <w:tc>
          <w:tcPr>
            <w:tcW w:w="1134" w:type="dxa"/>
            <w:hideMark/>
          </w:tcPr>
          <w:p w14:paraId="0613126D" w14:textId="4995E76A" w:rsidR="00921ED8" w:rsidRPr="00092B1C" w:rsidRDefault="00232758" w:rsidP="00896C73">
            <w:pPr>
              <w:spacing w:line="240" w:lineRule="atLeast"/>
              <w:ind w:firstLine="0"/>
              <w:jc w:val="left"/>
              <w:rPr>
                <w:sz w:val="18"/>
                <w:szCs w:val="18"/>
              </w:rPr>
            </w:pPr>
            <w:r w:rsidRPr="00092B1C">
              <w:rPr>
                <w:sz w:val="18"/>
                <w:szCs w:val="18"/>
              </w:rPr>
              <w:t>UAV-only</w:t>
            </w:r>
          </w:p>
        </w:tc>
        <w:tc>
          <w:tcPr>
            <w:tcW w:w="709" w:type="dxa"/>
            <w:hideMark/>
          </w:tcPr>
          <w:p w14:paraId="24B68091"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992" w:type="dxa"/>
            <w:hideMark/>
          </w:tcPr>
          <w:p w14:paraId="086F1185"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c>
          <w:tcPr>
            <w:tcW w:w="709" w:type="dxa"/>
            <w:hideMark/>
          </w:tcPr>
          <w:p w14:paraId="27FFE2CD"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c>
          <w:tcPr>
            <w:tcW w:w="851" w:type="dxa"/>
            <w:hideMark/>
          </w:tcPr>
          <w:p w14:paraId="1EAC90E4"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c>
          <w:tcPr>
            <w:tcW w:w="708" w:type="dxa"/>
            <w:hideMark/>
          </w:tcPr>
          <w:p w14:paraId="5D3F3A11"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709" w:type="dxa"/>
            <w:hideMark/>
          </w:tcPr>
          <w:p w14:paraId="5DA383B4"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851" w:type="dxa"/>
            <w:hideMark/>
          </w:tcPr>
          <w:p w14:paraId="65006EF3" w14:textId="77777777" w:rsidR="00921ED8" w:rsidRPr="00092B1C" w:rsidRDefault="00921ED8" w:rsidP="00896C73">
            <w:pPr>
              <w:spacing w:line="240" w:lineRule="atLeast"/>
              <w:ind w:firstLine="0"/>
              <w:jc w:val="left"/>
              <w:rPr>
                <w:sz w:val="18"/>
                <w:szCs w:val="18"/>
              </w:rPr>
            </w:pPr>
            <w:r w:rsidRPr="00092B1C">
              <w:rPr>
                <w:rFonts w:hint="eastAsia"/>
                <w:sz w:val="18"/>
                <w:szCs w:val="18"/>
              </w:rPr>
              <w:t>—</w:t>
            </w:r>
          </w:p>
        </w:tc>
      </w:tr>
      <w:tr w:rsidR="002E090D" w:rsidRPr="00092B1C" w14:paraId="0F648595" w14:textId="77777777" w:rsidTr="00896C73">
        <w:trPr>
          <w:trHeight w:val="856"/>
          <w:jc w:val="center"/>
        </w:trPr>
        <w:tc>
          <w:tcPr>
            <w:tcW w:w="1134" w:type="dxa"/>
            <w:tcBorders>
              <w:bottom w:val="single" w:sz="12" w:space="0" w:color="auto"/>
            </w:tcBorders>
            <w:hideMark/>
          </w:tcPr>
          <w:p w14:paraId="7DEE934E" w14:textId="2B6EF6E7" w:rsidR="00921ED8" w:rsidRPr="00092B1C" w:rsidRDefault="00232758" w:rsidP="00896C73">
            <w:pPr>
              <w:spacing w:line="240" w:lineRule="atLeast"/>
              <w:ind w:firstLine="0"/>
              <w:jc w:val="left"/>
              <w:rPr>
                <w:sz w:val="18"/>
                <w:szCs w:val="18"/>
              </w:rPr>
            </w:pPr>
            <w:r w:rsidRPr="00092B1C">
              <w:rPr>
                <w:sz w:val="18"/>
                <w:szCs w:val="18"/>
              </w:rPr>
              <w:t>Cooperative (doubled UAVs)</w:t>
            </w:r>
          </w:p>
        </w:tc>
        <w:tc>
          <w:tcPr>
            <w:tcW w:w="709" w:type="dxa"/>
            <w:tcBorders>
              <w:bottom w:val="single" w:sz="12" w:space="0" w:color="auto"/>
            </w:tcBorders>
            <w:hideMark/>
          </w:tcPr>
          <w:p w14:paraId="44962387" w14:textId="77777777" w:rsidR="00921ED8" w:rsidRPr="00092B1C" w:rsidRDefault="00921ED8" w:rsidP="00896C73">
            <w:pPr>
              <w:spacing w:line="240" w:lineRule="atLeast"/>
              <w:ind w:firstLine="0"/>
              <w:jc w:val="left"/>
              <w:rPr>
                <w:sz w:val="18"/>
                <w:szCs w:val="18"/>
              </w:rPr>
            </w:pPr>
            <w:r w:rsidRPr="00092B1C">
              <w:rPr>
                <w:rFonts w:hint="eastAsia"/>
                <w:sz w:val="18"/>
                <w:szCs w:val="18"/>
              </w:rPr>
              <w:t>60</w:t>
            </w:r>
          </w:p>
        </w:tc>
        <w:tc>
          <w:tcPr>
            <w:tcW w:w="992" w:type="dxa"/>
            <w:tcBorders>
              <w:bottom w:val="single" w:sz="12" w:space="0" w:color="auto"/>
            </w:tcBorders>
            <w:hideMark/>
          </w:tcPr>
          <w:p w14:paraId="4EDDC630" w14:textId="77777777" w:rsidR="00921ED8" w:rsidRPr="00092B1C" w:rsidRDefault="00921ED8" w:rsidP="00896C73">
            <w:pPr>
              <w:spacing w:line="240" w:lineRule="atLeast"/>
              <w:ind w:firstLine="0"/>
              <w:jc w:val="left"/>
              <w:rPr>
                <w:sz w:val="18"/>
                <w:szCs w:val="18"/>
              </w:rPr>
            </w:pPr>
            <w:r w:rsidRPr="00092B1C">
              <w:rPr>
                <w:rFonts w:hint="eastAsia"/>
                <w:sz w:val="18"/>
                <w:szCs w:val="18"/>
              </w:rPr>
              <w:t>47.3</w:t>
            </w:r>
          </w:p>
        </w:tc>
        <w:tc>
          <w:tcPr>
            <w:tcW w:w="709" w:type="dxa"/>
            <w:tcBorders>
              <w:bottom w:val="single" w:sz="12" w:space="0" w:color="auto"/>
            </w:tcBorders>
            <w:hideMark/>
          </w:tcPr>
          <w:p w14:paraId="2D08F89B" w14:textId="77777777" w:rsidR="00921ED8" w:rsidRPr="00092B1C" w:rsidRDefault="00921ED8" w:rsidP="00896C73">
            <w:pPr>
              <w:spacing w:line="240" w:lineRule="atLeast"/>
              <w:ind w:firstLine="0"/>
              <w:jc w:val="left"/>
              <w:rPr>
                <w:sz w:val="18"/>
                <w:szCs w:val="18"/>
              </w:rPr>
            </w:pPr>
            <w:r w:rsidRPr="00092B1C">
              <w:rPr>
                <w:rFonts w:hint="eastAsia"/>
                <w:sz w:val="18"/>
                <w:szCs w:val="18"/>
              </w:rPr>
              <w:t>25.6</w:t>
            </w:r>
          </w:p>
        </w:tc>
        <w:tc>
          <w:tcPr>
            <w:tcW w:w="851" w:type="dxa"/>
            <w:tcBorders>
              <w:bottom w:val="single" w:sz="12" w:space="0" w:color="auto"/>
            </w:tcBorders>
            <w:hideMark/>
          </w:tcPr>
          <w:p w14:paraId="4C360BA1"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c>
          <w:tcPr>
            <w:tcW w:w="708" w:type="dxa"/>
            <w:tcBorders>
              <w:bottom w:val="single" w:sz="12" w:space="0" w:color="auto"/>
            </w:tcBorders>
            <w:hideMark/>
          </w:tcPr>
          <w:p w14:paraId="5068F79A" w14:textId="77777777" w:rsidR="00921ED8" w:rsidRPr="00092B1C" w:rsidRDefault="00921ED8" w:rsidP="00896C73">
            <w:pPr>
              <w:spacing w:line="240" w:lineRule="atLeast"/>
              <w:ind w:firstLine="0"/>
              <w:jc w:val="left"/>
              <w:rPr>
                <w:sz w:val="18"/>
                <w:szCs w:val="18"/>
              </w:rPr>
            </w:pPr>
            <w:r w:rsidRPr="00092B1C">
              <w:rPr>
                <w:rFonts w:hint="eastAsia"/>
                <w:sz w:val="18"/>
                <w:szCs w:val="18"/>
              </w:rPr>
              <w:t>56</w:t>
            </w:r>
          </w:p>
        </w:tc>
        <w:tc>
          <w:tcPr>
            <w:tcW w:w="709" w:type="dxa"/>
            <w:tcBorders>
              <w:bottom w:val="single" w:sz="12" w:space="0" w:color="auto"/>
            </w:tcBorders>
            <w:hideMark/>
          </w:tcPr>
          <w:p w14:paraId="65EFC029" w14:textId="77777777" w:rsidR="00921ED8" w:rsidRPr="00092B1C" w:rsidRDefault="00921ED8" w:rsidP="00896C73">
            <w:pPr>
              <w:spacing w:line="240" w:lineRule="atLeast"/>
              <w:ind w:firstLine="0"/>
              <w:jc w:val="left"/>
              <w:rPr>
                <w:sz w:val="18"/>
                <w:szCs w:val="18"/>
              </w:rPr>
            </w:pPr>
            <w:r w:rsidRPr="00092B1C">
              <w:rPr>
                <w:rFonts w:hint="eastAsia"/>
                <w:sz w:val="18"/>
                <w:szCs w:val="18"/>
              </w:rPr>
              <w:t>4</w:t>
            </w:r>
          </w:p>
        </w:tc>
        <w:tc>
          <w:tcPr>
            <w:tcW w:w="851" w:type="dxa"/>
            <w:tcBorders>
              <w:bottom w:val="single" w:sz="12" w:space="0" w:color="auto"/>
            </w:tcBorders>
            <w:hideMark/>
          </w:tcPr>
          <w:p w14:paraId="39ABD058" w14:textId="77777777" w:rsidR="00921ED8" w:rsidRPr="00092B1C" w:rsidRDefault="00921ED8" w:rsidP="00896C73">
            <w:pPr>
              <w:spacing w:line="240" w:lineRule="atLeast"/>
              <w:ind w:firstLine="0"/>
              <w:jc w:val="left"/>
              <w:rPr>
                <w:sz w:val="18"/>
                <w:szCs w:val="18"/>
              </w:rPr>
            </w:pPr>
            <w:r w:rsidRPr="00092B1C">
              <w:rPr>
                <w:rFonts w:hint="eastAsia"/>
                <w:sz w:val="18"/>
                <w:szCs w:val="18"/>
              </w:rPr>
              <w:t>0%</w:t>
            </w:r>
          </w:p>
        </w:tc>
      </w:tr>
    </w:tbl>
    <w:bookmarkEnd w:id="18"/>
    <w:bookmarkEnd w:id="19"/>
    <w:p w14:paraId="0598ACC8" w14:textId="55596BB4" w:rsidR="00A6230B" w:rsidRPr="00092B1C" w:rsidRDefault="00A6230B" w:rsidP="001A5011">
      <w:pPr>
        <w:pStyle w:val="heading2"/>
        <w:numPr>
          <w:ilvl w:val="1"/>
          <w:numId w:val="7"/>
        </w:numPr>
        <w:spacing w:before="160"/>
      </w:pPr>
      <w:r w:rsidRPr="00092B1C">
        <w:t xml:space="preserve">Evacuation </w:t>
      </w:r>
      <w:r w:rsidR="006B3A5A" w:rsidRPr="00092B1C">
        <w:t>Results</w:t>
      </w:r>
    </w:p>
    <w:p w14:paraId="20778612" w14:textId="4537B2C6" w:rsidR="00363664" w:rsidRPr="00092B1C" w:rsidRDefault="00363664" w:rsidP="00363664">
      <w:pPr>
        <w:pStyle w:val="p1a"/>
        <w:rPr>
          <w:lang w:eastAsia="zh-CN"/>
        </w:rPr>
      </w:pPr>
      <w:r w:rsidRPr="00092B1C">
        <w:t>Figure 3 compares evacuation schemes. The ERPG zoning strategy reduces the actively evacuated population from 235,000 (traditional circular range) to 13,800; the baseline achieves 41.0% within 180 min (5,671 evacuees), substantially above the 9.1% without zoning. All 5,302 k=2 vulnerable evacuees in the ERPG-2 zone are fully evacuated (100%), and the overall ERPG-2 rate reaches 93.1%, validating priority-based scheduling. However, k=1 critically injured victims become a new bottleneck: limited to ambulances and helicopters, the estimated 8,100 k=1 population in the ERPG-1 zone (at 2%) far exceeds the capacity of 15 ambulances and 3 helicopters, yielding only a 2.8% rate (243 evacuees). Sensitivity analyses show that removing helicopters lowers the rate to 40.2% and raises cumulative risk by 6.4% (85,694 → 91,153), while removing the metro lowers it to 38.8%, confirming the metro's meaningful contribution to k=2/k=3 capacity. Flexible and strict priority schemes coincide at 41.0% because no k=3 demand is active under the current scenario.</w:t>
      </w:r>
    </w:p>
    <w:p w14:paraId="0857A5D5" w14:textId="643AA265" w:rsidR="002B7CD9" w:rsidRPr="00092B1C" w:rsidRDefault="000B7F26" w:rsidP="001A5011">
      <w:pPr>
        <w:spacing w:before="360"/>
        <w:ind w:left="227" w:hanging="227"/>
        <w:jc w:val="center"/>
        <w:rPr>
          <w:i/>
          <w:iCs/>
          <w:lang w:eastAsia="zh-CN"/>
        </w:rPr>
      </w:pPr>
      <w:r w:rsidRPr="00092B1C">
        <w:rPr>
          <w:rFonts w:eastAsia="仿宋"/>
          <w:noProof/>
          <w:sz w:val="24"/>
          <w:szCs w:val="24"/>
        </w:rPr>
        <w:lastRenderedPageBreak/>
        <w:drawing>
          <wp:inline distT="0" distB="0" distL="0" distR="0" wp14:anchorId="3874E6A4" wp14:editId="3D36A928">
            <wp:extent cx="4342370" cy="1532771"/>
            <wp:effectExtent l="0" t="0" r="1270" b="4445"/>
            <wp:docPr id="1745414102" name="图片 4" descr="图表, 条形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414102" name="图片 4" descr="图表, 条形图&#10;&#10;描述已自动生成"/>
                    <pic:cNvPicPr/>
                  </pic:nvPicPr>
                  <pic:blipFill>
                    <a:blip r:embed="rId9">
                      <a:extLst>
                        <a:ext uri="{28A0092B-C50C-407E-A947-70E740481C1C}">
                          <a14:useLocalDpi xmlns:a14="http://schemas.microsoft.com/office/drawing/2010/main" val="0"/>
                        </a:ext>
                      </a:extLst>
                    </a:blip>
                    <a:stretch>
                      <a:fillRect/>
                    </a:stretch>
                  </pic:blipFill>
                  <pic:spPr>
                    <a:xfrm>
                      <a:off x="0" y="0"/>
                      <a:ext cx="4398386" cy="1552544"/>
                    </a:xfrm>
                    <a:prstGeom prst="rect">
                      <a:avLst/>
                    </a:prstGeom>
                  </pic:spPr>
                </pic:pic>
              </a:graphicData>
            </a:graphic>
          </wp:inline>
        </w:drawing>
      </w:r>
    </w:p>
    <w:p w14:paraId="51186E3C" w14:textId="16468783" w:rsidR="002B7CD9" w:rsidRPr="00092B1C" w:rsidRDefault="002B7CD9" w:rsidP="00FC2FCC">
      <w:pPr>
        <w:pStyle w:val="figurecaption"/>
        <w:jc w:val="both"/>
        <w:rPr>
          <w:lang w:eastAsia="zh-CN"/>
        </w:rPr>
      </w:pPr>
      <w:r w:rsidRPr="00092B1C">
        <w:rPr>
          <w:b/>
        </w:rPr>
        <w:t xml:space="preserve">Fig. </w:t>
      </w:r>
      <w:r w:rsidRPr="00092B1C">
        <w:rPr>
          <w:b/>
        </w:rPr>
        <w:fldChar w:fldCharType="begin" w:fldLock="1"/>
      </w:r>
      <w:r w:rsidRPr="00092B1C">
        <w:rPr>
          <w:b/>
        </w:rPr>
        <w:instrText xml:space="preserve"> SEQ "Figure" \* MERGEFORMAT </w:instrText>
      </w:r>
      <w:r w:rsidRPr="00092B1C">
        <w:rPr>
          <w:b/>
        </w:rPr>
        <w:fldChar w:fldCharType="separate"/>
      </w:r>
      <w:r w:rsidR="00800FE8">
        <w:rPr>
          <w:b/>
          <w:noProof/>
        </w:rPr>
        <w:t>3</w:t>
      </w:r>
      <w:r w:rsidRPr="00092B1C">
        <w:rPr>
          <w:b/>
        </w:rPr>
        <w:fldChar w:fldCharType="end"/>
      </w:r>
      <w:r w:rsidRPr="00092B1C">
        <w:rPr>
          <w:b/>
        </w:rPr>
        <w:t>.</w:t>
      </w:r>
      <w:r w:rsidRPr="00092B1C">
        <w:t xml:space="preserve"> </w:t>
      </w:r>
      <w:r w:rsidR="000B7F26" w:rsidRPr="00092B1C">
        <w:t>Evacuation optimization results: (a) Comparison of evacuation completion rates; (b) Comparison of cumulative risks; (c) Ambulance sensitivity.</w:t>
      </w:r>
    </w:p>
    <w:p w14:paraId="752AE88A" w14:textId="7739757F" w:rsidR="00A6230B" w:rsidRPr="00092B1C" w:rsidRDefault="00A6230B" w:rsidP="001A5011">
      <w:pPr>
        <w:pStyle w:val="heading1"/>
        <w:numPr>
          <w:ilvl w:val="0"/>
          <w:numId w:val="7"/>
        </w:numPr>
      </w:pPr>
      <w:r w:rsidRPr="00092B1C">
        <w:t>Discussion</w:t>
      </w:r>
    </w:p>
    <w:p w14:paraId="0A27E15C" w14:textId="2C2D548E" w:rsidR="00A6230B" w:rsidRPr="00092B1C" w:rsidRDefault="00A6230B" w:rsidP="001A5011">
      <w:pPr>
        <w:pStyle w:val="heading2"/>
        <w:numPr>
          <w:ilvl w:val="1"/>
          <w:numId w:val="7"/>
        </w:numPr>
        <w:spacing w:before="0"/>
      </w:pPr>
      <w:r w:rsidRPr="00092B1C">
        <w:t xml:space="preserve">Asymmetric </w:t>
      </w:r>
      <w:r w:rsidR="006B3A5A" w:rsidRPr="00092B1C">
        <w:t>Resilience</w:t>
      </w:r>
      <w:r w:rsidRPr="00092B1C">
        <w:t xml:space="preserve"> between </w:t>
      </w:r>
      <w:r w:rsidR="006B3A5A" w:rsidRPr="00092B1C">
        <w:t xml:space="preserve">Supply Distribution </w:t>
      </w:r>
      <w:r w:rsidRPr="00092B1C">
        <w:t xml:space="preserve">and </w:t>
      </w:r>
      <w:r w:rsidR="006B3A5A" w:rsidRPr="00092B1C">
        <w:t>Evacuation</w:t>
      </w:r>
    </w:p>
    <w:p w14:paraId="2806E889" w14:textId="41B32134" w:rsidR="00AA4F8E" w:rsidRPr="00092B1C" w:rsidRDefault="00AA4F8E" w:rsidP="00AA4F8E">
      <w:pPr>
        <w:pStyle w:val="p1a"/>
        <w:rPr>
          <w:lang w:eastAsia="zh-CN"/>
        </w:rPr>
      </w:pPr>
      <w:r w:rsidRPr="00092B1C">
        <w:t>The system shows a pronounced asymmetric resilience pattern: supply distribution achieves high functional resilience, while k=1 critical-casualty evacuation forms a sharp structural bottleneck.</w:t>
      </w:r>
      <w:r w:rsidRPr="00092B1C">
        <w:rPr>
          <w:lang w:eastAsia="zh-CN"/>
        </w:rPr>
        <w:t xml:space="preserve"> The root cause is the mismatch between dedicated medical capacity (18 ambulances and helicopters) and k=1 demand (~8,100 in the ERPG-1 zone under a 2% rate), which is orders of magnitude larger than the fleet can absorb. Shelter-in-place demand further constrains the supply side, where 6 unfinished bulk-protection-equipment tasks reflect supply-point inventory limits. These findings indicate that pre-positioning of dedicated emergency-medical assets and emergency-warehouse layout deserve top priority in urban hazmat preparedness.</w:t>
      </w:r>
    </w:p>
    <w:p w14:paraId="2B3B82E2" w14:textId="2D1C72E5" w:rsidR="00A6230B" w:rsidRPr="00092B1C" w:rsidRDefault="00A6230B" w:rsidP="001A5011">
      <w:pPr>
        <w:pStyle w:val="heading2"/>
        <w:numPr>
          <w:ilvl w:val="1"/>
          <w:numId w:val="7"/>
        </w:numPr>
        <w:spacing w:before="160"/>
      </w:pPr>
      <w:r w:rsidRPr="00092B1C">
        <w:t xml:space="preserve">The </w:t>
      </w:r>
      <w:r w:rsidR="006B3A5A" w:rsidRPr="00092B1C">
        <w:t>Decisive Role</w:t>
      </w:r>
      <w:r w:rsidRPr="00092B1C">
        <w:t xml:space="preserve"> of </w:t>
      </w:r>
      <w:r w:rsidR="006B3A5A" w:rsidRPr="00092B1C">
        <w:t>Critical Infrastructure</w:t>
      </w:r>
    </w:p>
    <w:p w14:paraId="2518EC66" w14:textId="1084DF7B" w:rsidR="00A6230B" w:rsidRPr="00092B1C" w:rsidRDefault="00AA4F8E" w:rsidP="00A6230B">
      <w:pPr>
        <w:pStyle w:val="p1a"/>
        <w:rPr>
          <w:lang w:eastAsia="zh-CN"/>
        </w:rPr>
      </w:pPr>
      <w:r w:rsidRPr="00092B1C">
        <w:t>The</w:t>
      </w:r>
      <w:r w:rsidRPr="00092B1C">
        <w:rPr>
          <w:lang w:eastAsia="zh-CN"/>
        </w:rPr>
        <w:t xml:space="preserve"> metro's evacuation contribution is substantial but easily underestimated: removing it lowers the rate by 2.2 percentage points (41.0% </w:t>
      </w:r>
      <w:r w:rsidRPr="00092B1C">
        <w:rPr>
          <w:rFonts w:hint="eastAsia"/>
          <w:lang w:eastAsia="zh-CN"/>
        </w:rPr>
        <w:t>→</w:t>
      </w:r>
      <w:r w:rsidRPr="00092B1C">
        <w:rPr>
          <w:lang w:eastAsia="zh-CN"/>
        </w:rPr>
        <w:t xml:space="preserve"> 38.8%), confirming its supplementary role for k=2/k=3 even when k=1 and k=2 dominate. Its value grows under larger-scale incidents (e.g., ERPG-3 covering dense residential clusters) where k=3 throughput becomes critical, and shelter-in-place residents tend to spontaneously gather at stations where high-capacity service (1,200 passengers per train, 15 trains per 180 min) is irreplaceable. Consistent with [10], this calls for cities to establish rapid emergency-dispatch protocols ensuring prompt metro activation after a hazmat incident.</w:t>
      </w:r>
    </w:p>
    <w:p w14:paraId="4831C5CB" w14:textId="2FB08DD1" w:rsidR="00A6230B" w:rsidRPr="00092B1C" w:rsidRDefault="00A6230B" w:rsidP="001A5011">
      <w:pPr>
        <w:pStyle w:val="heading2"/>
        <w:numPr>
          <w:ilvl w:val="1"/>
          <w:numId w:val="7"/>
        </w:numPr>
        <w:spacing w:before="160"/>
      </w:pPr>
      <w:r w:rsidRPr="00092B1C">
        <w:t>Applicability</w:t>
      </w:r>
      <w:r w:rsidR="006B3A5A" w:rsidRPr="00092B1C">
        <w:t xml:space="preserve"> Boundary</w:t>
      </w:r>
      <w:r w:rsidRPr="00092B1C">
        <w:t xml:space="preserve"> of</w:t>
      </w:r>
      <w:r w:rsidR="006B3A5A" w:rsidRPr="00092B1C">
        <w:t xml:space="preserve"> Truck</w:t>
      </w:r>
      <w:r w:rsidRPr="00092B1C">
        <w:t>-drone</w:t>
      </w:r>
      <w:r w:rsidR="006B3A5A" w:rsidRPr="00092B1C">
        <w:t xml:space="preserve"> Coordination</w:t>
      </w:r>
    </w:p>
    <w:p w14:paraId="5C764CEB" w14:textId="64B8D263" w:rsidR="00780A2D" w:rsidRPr="00092B1C" w:rsidRDefault="00780A2D" w:rsidP="001A5011">
      <w:pPr>
        <w:pStyle w:val="p1a"/>
        <w:rPr>
          <w:lang w:eastAsia="zh-CN"/>
        </w:rPr>
      </w:pPr>
      <w:r w:rsidRPr="00780A2D">
        <w:rPr>
          <w:lang w:eastAsia="zh-CN"/>
        </w:rPr>
        <w:t xml:space="preserve">Shelter-in-place demand raises relay deliveries from 0 to 4 tasks, yet the truck-drone scheme yields a counterintuitive negative result: </w:t>
      </w:r>
      <w:proofErr w:type="spellStart"/>
      <w:r w:rsidRPr="00780A2D">
        <w:rPr>
          <w:lang w:eastAsia="zh-CN"/>
        </w:rPr>
        <w:t>makespan</w:t>
      </w:r>
      <w:proofErr w:type="spellEnd"/>
      <w:r w:rsidRPr="00780A2D">
        <w:rPr>
          <w:lang w:eastAsia="zh-CN"/>
        </w:rPr>
        <w:t xml:space="preserve"> rises 26.6% (47.3 → 59.9 min) and 1 fewer task is completed. Three causes are identified: (</w:t>
      </w:r>
      <w:proofErr w:type="spellStart"/>
      <w:r w:rsidRPr="00780A2D">
        <w:rPr>
          <w:lang w:eastAsia="zh-CN"/>
        </w:rPr>
        <w:t>i</w:t>
      </w:r>
      <w:proofErr w:type="spellEnd"/>
      <w:r w:rsidRPr="00780A2D">
        <w:rPr>
          <w:lang w:eastAsia="zh-CN"/>
        </w:rPr>
        <w:t xml:space="preserve">) stricter POI filtering reduces fire stations from 1,032 to 331, tightening the supply-point pool; (ii) the road-closure ratio is only 19.1%, leaving direct routes feasible; and (iii) the relay-trigger </w:t>
      </w:r>
      <w:r w:rsidRPr="00780A2D">
        <w:rPr>
          <w:lang w:eastAsia="zh-CN"/>
        </w:rPr>
        <w:lastRenderedPageBreak/>
        <w:t>threshold is too low, mis-assigning tasks to relay. This is consistent with [8] that drones add value mainly under large-scale damage. In lightly damaged scenarios, schedulers should prioritize direct delivery and trigger relay only when direct travel time exceeds a threshold or the destination lies inside the closure zone; advantages of relay grow as damage intensifies.</w:t>
      </w:r>
    </w:p>
    <w:p w14:paraId="769D68DD" w14:textId="12788B73" w:rsidR="00A6230B" w:rsidRPr="00092B1C" w:rsidRDefault="00A6230B" w:rsidP="001A5011">
      <w:pPr>
        <w:pStyle w:val="heading1"/>
        <w:numPr>
          <w:ilvl w:val="0"/>
          <w:numId w:val="7"/>
        </w:numPr>
      </w:pPr>
      <w:r w:rsidRPr="00092B1C">
        <w:t>Conclusions</w:t>
      </w:r>
    </w:p>
    <w:p w14:paraId="0FCCD7F4" w14:textId="038C392F" w:rsidR="00A6230B" w:rsidRPr="00092B1C" w:rsidRDefault="00A6230B" w:rsidP="001A5011">
      <w:pPr>
        <w:pStyle w:val="heading2"/>
        <w:numPr>
          <w:ilvl w:val="1"/>
          <w:numId w:val="7"/>
        </w:numPr>
        <w:spacing w:before="0"/>
      </w:pPr>
      <w:r w:rsidRPr="00092B1C">
        <w:t xml:space="preserve">Main </w:t>
      </w:r>
      <w:r w:rsidR="006B3A5A" w:rsidRPr="00092B1C">
        <w:t>Findings</w:t>
      </w:r>
    </w:p>
    <w:p w14:paraId="36C278FE" w14:textId="33F2EBC6" w:rsidR="004B44D7" w:rsidRPr="00092B1C" w:rsidRDefault="004B44D7" w:rsidP="001A5011">
      <w:pPr>
        <w:pStyle w:val="p1a"/>
        <w:rPr>
          <w:lang w:eastAsia="zh-CN"/>
        </w:rPr>
      </w:pPr>
      <w:r w:rsidRPr="004B44D7">
        <w:rPr>
          <w:lang w:eastAsia="zh-CN"/>
        </w:rPr>
        <w:t xml:space="preserve">This study develops a coordinated framework for emergency supply distribution and evacuation, applied to a hypothetical chlorine release at Beijing's Taihe Bridge. Three findings stand out: (1) ERPG-based zoning cuts evacuees from 235k to 13.8k while raising supply tasks 75% (40→70), forming a "centripetal-centrifugal" coupling. (2) The system shows asymmetric resilience—87.1% supply completion and 100% life rescue, but only 2.8% k=1 evacuation—due to a mismatch between medical capacity and critical-casualty demand. (3) Truck-drone relay is not universally beneficial: under lightly damaged networks (19.1% closure), it increases </w:t>
      </w:r>
      <w:proofErr w:type="spellStart"/>
      <w:r w:rsidRPr="004B44D7">
        <w:rPr>
          <w:lang w:eastAsia="zh-CN"/>
        </w:rPr>
        <w:t>makespan</w:t>
      </w:r>
      <w:proofErr w:type="spellEnd"/>
      <w:r w:rsidRPr="004B44D7">
        <w:rPr>
          <w:lang w:eastAsia="zh-CN"/>
        </w:rPr>
        <w:t xml:space="preserve"> by 26.6%. These conclusions are scenario-specific; future work should refine injury models and conduct multi-scenario sensitivity analysis.</w:t>
      </w:r>
    </w:p>
    <w:p w14:paraId="5AC96F19" w14:textId="34D82398" w:rsidR="00A6230B" w:rsidRPr="00092B1C" w:rsidRDefault="00A6230B" w:rsidP="001A5011">
      <w:pPr>
        <w:pStyle w:val="heading2"/>
        <w:numPr>
          <w:ilvl w:val="1"/>
          <w:numId w:val="7"/>
        </w:numPr>
        <w:spacing w:before="160"/>
      </w:pPr>
      <w:r w:rsidRPr="00092B1C">
        <w:t xml:space="preserve">Policy </w:t>
      </w:r>
      <w:r w:rsidR="006B3A5A" w:rsidRPr="00092B1C">
        <w:t>Recommendations</w:t>
      </w:r>
    </w:p>
    <w:p w14:paraId="7CB80698" w14:textId="77777777" w:rsidR="00A6230B" w:rsidRPr="00092B1C" w:rsidRDefault="00A6230B" w:rsidP="00A6230B">
      <w:pPr>
        <w:pStyle w:val="p1a"/>
        <w:rPr>
          <w:lang w:eastAsia="zh-CN"/>
        </w:rPr>
      </w:pPr>
      <w:r w:rsidRPr="00092B1C">
        <w:rPr>
          <w:lang w:eastAsia="zh-CN"/>
        </w:rPr>
        <w:t>(1) Develop and refine emergency-operation protocols for the metro system, ensuring rapid activation of emergency service after a hazmat incident. (2) Adopt layered evacuation: mandatory evacuation within the 1 km core zone, shelter-in-place with protective-equipment distribution in the 1-3 km outer zone. (3) Pre-position helicopter assets along high-risk corridors to enable rapid transport of critical casualties. (4) Invest in drone infrastructure: under more severe damage conditions, the advantages of relay delivery will become more pronounced. (5) Integrate real-time wind monitoring with evacuation planning to dynamically update hazard zones and trigger zone-based evacuation orders based on meteorological data.</w:t>
      </w:r>
    </w:p>
    <w:p w14:paraId="5B0F6A68" w14:textId="3DE6BEF5" w:rsidR="00163EA2" w:rsidRPr="00092B1C" w:rsidRDefault="00163EA2" w:rsidP="00163EA2">
      <w:pPr>
        <w:pStyle w:val="acknowlegments"/>
        <w:rPr>
          <w:b/>
          <w:bCs/>
        </w:rPr>
      </w:pPr>
      <w:r w:rsidRPr="00092B1C">
        <w:rPr>
          <w:rStyle w:val="heading3"/>
        </w:rPr>
        <w:t>Acknowledgments.</w:t>
      </w:r>
      <w:r w:rsidRPr="00092B1C">
        <w:rPr>
          <w:b/>
          <w:bCs/>
        </w:rPr>
        <w:t xml:space="preserve"> </w:t>
      </w:r>
      <w:r w:rsidRPr="00092B1C">
        <w:rPr>
          <w:bCs/>
        </w:rPr>
        <w:t xml:space="preserve">This study was funded by </w:t>
      </w:r>
      <w:r w:rsidR="003E3A26" w:rsidRPr="00092B1C">
        <w:rPr>
          <w:bCs/>
        </w:rPr>
        <w:t>the National Key Research and Development Program of China (Grant Nos. 2021YFA1000300, 2021YFA1000303)</w:t>
      </w:r>
      <w:r w:rsidRPr="00092B1C">
        <w:rPr>
          <w:bCs/>
        </w:rPr>
        <w:t>.</w:t>
      </w:r>
    </w:p>
    <w:p w14:paraId="5A3FC257" w14:textId="2CE013BB" w:rsidR="00163EA2" w:rsidRPr="00092B1C" w:rsidRDefault="00163EA2" w:rsidP="00CB1863">
      <w:pPr>
        <w:pStyle w:val="acknowlegments"/>
        <w:rPr>
          <w:lang w:eastAsia="zh-CN"/>
        </w:rPr>
      </w:pPr>
      <w:r w:rsidRPr="00092B1C">
        <w:rPr>
          <w:rStyle w:val="heading3"/>
        </w:rPr>
        <w:t>Disclosure of Interests.</w:t>
      </w:r>
      <w:r w:rsidRPr="00092B1C">
        <w:rPr>
          <w:b/>
          <w:bCs/>
        </w:rPr>
        <w:t xml:space="preserve"> </w:t>
      </w:r>
      <w:r w:rsidR="00971091" w:rsidRPr="00092B1C">
        <w:t>The authors have no competing interests to declare that are relevant to the content of this article.</w:t>
      </w:r>
    </w:p>
    <w:p w14:paraId="3FFF6873" w14:textId="24AAECFA" w:rsidR="00A27D45" w:rsidRPr="00092B1C" w:rsidRDefault="00C8652E" w:rsidP="001A5011">
      <w:pPr>
        <w:pStyle w:val="heading1"/>
        <w:ind w:left="567" w:hanging="567"/>
        <w:rPr>
          <w:lang w:eastAsia="zh-CN"/>
        </w:rPr>
      </w:pPr>
      <w:bookmarkStart w:id="20" w:name="OLE_LINK71"/>
      <w:bookmarkStart w:id="21" w:name="OLE_LINK72"/>
      <w:r w:rsidRPr="00092B1C">
        <w:t>References</w:t>
      </w:r>
      <w:bookmarkEnd w:id="20"/>
      <w:bookmarkEnd w:id="21"/>
    </w:p>
    <w:p w14:paraId="4456E9D4" w14:textId="7E7EF6F1" w:rsidR="00A27D45" w:rsidRPr="00092B1C" w:rsidRDefault="00A27D45" w:rsidP="001A5011">
      <w:pPr>
        <w:pStyle w:val="referenceitem"/>
        <w:numPr>
          <w:ilvl w:val="0"/>
          <w:numId w:val="9"/>
        </w:numPr>
      </w:pPr>
      <w:r w:rsidRPr="00092B1C">
        <w:t xml:space="preserve">Farahani RZ, Lotfi MM, </w:t>
      </w:r>
      <w:proofErr w:type="spellStart"/>
      <w:r w:rsidRPr="00092B1C">
        <w:t>Baghaian</w:t>
      </w:r>
      <w:proofErr w:type="spellEnd"/>
      <w:r w:rsidRPr="00092B1C">
        <w:t xml:space="preserve"> A, Ruiz R, Rezapour S. Mass casualty management in disaster scene: A systematic review of OR&amp;MS research in humanitarian operations. European Journal of Operational Research. 2020;287(3):787-819. </w:t>
      </w:r>
      <w:proofErr w:type="spellStart"/>
      <w:r w:rsidRPr="00092B1C">
        <w:t>doi</w:t>
      </w:r>
      <w:proofErr w:type="spellEnd"/>
      <w:r w:rsidRPr="00092B1C">
        <w:t>: /10.1016/j.ejor.2020.03.005.</w:t>
      </w:r>
    </w:p>
    <w:p w14:paraId="555552FD" w14:textId="501EB02C" w:rsidR="00A27D45" w:rsidRPr="00092B1C" w:rsidRDefault="00A27D45" w:rsidP="001A5011">
      <w:pPr>
        <w:pStyle w:val="referenceitem"/>
        <w:numPr>
          <w:ilvl w:val="0"/>
          <w:numId w:val="9"/>
        </w:numPr>
      </w:pPr>
      <w:r w:rsidRPr="00092B1C">
        <w:lastRenderedPageBreak/>
        <w:t xml:space="preserve">Özdamar L, Ertem MA. Models, solutions and enabling technologies in humanitarian logistics. European Journal of Operational Research. 2015;244(1):55-65. </w:t>
      </w:r>
      <w:proofErr w:type="spellStart"/>
      <w:r w:rsidRPr="00092B1C">
        <w:t>doi</w:t>
      </w:r>
      <w:proofErr w:type="spellEnd"/>
      <w:r w:rsidRPr="00092B1C">
        <w:t>: /10.1016/j.ejor.2014.11.030.</w:t>
      </w:r>
    </w:p>
    <w:p w14:paraId="455DA01B" w14:textId="67D486C4" w:rsidR="00A27D45" w:rsidRPr="00092B1C" w:rsidRDefault="00A27D45" w:rsidP="001A5011">
      <w:pPr>
        <w:pStyle w:val="referenceitem"/>
        <w:numPr>
          <w:ilvl w:val="0"/>
          <w:numId w:val="9"/>
        </w:numPr>
      </w:pPr>
      <w:r w:rsidRPr="00092B1C">
        <w:t xml:space="preserve">Ke GY. Managing reliable emergency logistics for hazardous materials: A two-stage robust optimization approach. Computers &amp; Operations Research. </w:t>
      </w:r>
      <w:proofErr w:type="gramStart"/>
      <w:r w:rsidRPr="00092B1C">
        <w:t>2022;138:105557</w:t>
      </w:r>
      <w:proofErr w:type="gramEnd"/>
      <w:r w:rsidRPr="00092B1C">
        <w:t xml:space="preserve">. </w:t>
      </w:r>
      <w:proofErr w:type="spellStart"/>
      <w:r w:rsidRPr="00092B1C">
        <w:t>doi</w:t>
      </w:r>
      <w:proofErr w:type="spellEnd"/>
      <w:r w:rsidRPr="00092B1C">
        <w:t>: /10.1016/j.cor.2021.105557.</w:t>
      </w:r>
    </w:p>
    <w:p w14:paraId="33D410BD" w14:textId="5F42F9C6" w:rsidR="00A27D45" w:rsidRPr="00092B1C" w:rsidRDefault="00A27D45" w:rsidP="001A5011">
      <w:pPr>
        <w:pStyle w:val="referenceitem"/>
        <w:numPr>
          <w:ilvl w:val="0"/>
          <w:numId w:val="9"/>
        </w:numPr>
      </w:pPr>
      <w:r w:rsidRPr="00092B1C">
        <w:t xml:space="preserve">Murray CC, Chu AG. The flying sidekick traveling salesman problem: Optimization of drone-assisted parcel delivery. Transportation Research Part C: Emerging Technologies. </w:t>
      </w:r>
      <w:proofErr w:type="gramStart"/>
      <w:r w:rsidRPr="00092B1C">
        <w:t>2015;54:86</w:t>
      </w:r>
      <w:proofErr w:type="gramEnd"/>
      <w:r w:rsidRPr="00092B1C">
        <w:t xml:space="preserve">-109. </w:t>
      </w:r>
      <w:proofErr w:type="spellStart"/>
      <w:r w:rsidRPr="00092B1C">
        <w:t>doi</w:t>
      </w:r>
      <w:proofErr w:type="spellEnd"/>
      <w:r w:rsidRPr="00092B1C">
        <w:t>: /10.1016/j.trc.2015.03.005.</w:t>
      </w:r>
    </w:p>
    <w:p w14:paraId="6992EFD6" w14:textId="39B7F645" w:rsidR="00A27D45" w:rsidRPr="00092B1C" w:rsidRDefault="00A27D45" w:rsidP="001A5011">
      <w:pPr>
        <w:pStyle w:val="referenceitem"/>
        <w:numPr>
          <w:ilvl w:val="0"/>
          <w:numId w:val="9"/>
        </w:numPr>
      </w:pPr>
      <w:r w:rsidRPr="00092B1C">
        <w:t xml:space="preserve">Agatz N, Bouman P, Schmidt M. Optimization Approaches for the Traveling Salesman Problem with Drone. Transportation Science. 2018;52(4):965–81. </w:t>
      </w:r>
      <w:proofErr w:type="spellStart"/>
      <w:r w:rsidRPr="00092B1C">
        <w:t>doi</w:t>
      </w:r>
      <w:proofErr w:type="spellEnd"/>
      <w:r w:rsidRPr="00092B1C">
        <w:t>: 10.1287/trsc.2017.0791.</w:t>
      </w:r>
    </w:p>
    <w:p w14:paraId="4507C207" w14:textId="4DD7AF6A" w:rsidR="00A27D45" w:rsidRPr="00092B1C" w:rsidRDefault="00A27D45" w:rsidP="001A5011">
      <w:pPr>
        <w:pStyle w:val="referenceitem"/>
        <w:numPr>
          <w:ilvl w:val="0"/>
          <w:numId w:val="9"/>
        </w:numPr>
      </w:pPr>
      <w:r w:rsidRPr="00092B1C">
        <w:t xml:space="preserve">Chung SH, Sah B, Lee J. Optimization for drone and drone-truck combined operations: A review of the state of the art and future directions. Computers &amp; Operations Research. </w:t>
      </w:r>
      <w:proofErr w:type="gramStart"/>
      <w:r w:rsidRPr="00092B1C">
        <w:t>2020;123:105004</w:t>
      </w:r>
      <w:proofErr w:type="gramEnd"/>
      <w:r w:rsidRPr="00092B1C">
        <w:t xml:space="preserve">. </w:t>
      </w:r>
      <w:proofErr w:type="spellStart"/>
      <w:r w:rsidRPr="00092B1C">
        <w:t>doi</w:t>
      </w:r>
      <w:proofErr w:type="spellEnd"/>
      <w:r w:rsidRPr="00092B1C">
        <w:t>: /10.1016/j.cor.2020.105004.</w:t>
      </w:r>
    </w:p>
    <w:p w14:paraId="55AB65DA" w14:textId="66715CC2" w:rsidR="00A27D45" w:rsidRPr="00092B1C" w:rsidRDefault="00A27D45" w:rsidP="001A5011">
      <w:pPr>
        <w:pStyle w:val="referenceitem"/>
        <w:numPr>
          <w:ilvl w:val="0"/>
          <w:numId w:val="9"/>
        </w:numPr>
      </w:pPr>
      <w:r w:rsidRPr="00092B1C">
        <w:t xml:space="preserve">Li H, Chen J, Wang F, Bai M. Ground-vehicle and unmanned-aerial-vehicle routing problems from two-echelon scheme perspective: A review. European Journal of Operational Research. 2021;294(3):1078-95. </w:t>
      </w:r>
      <w:proofErr w:type="spellStart"/>
      <w:r w:rsidRPr="00092B1C">
        <w:t>doi</w:t>
      </w:r>
      <w:proofErr w:type="spellEnd"/>
      <w:r w:rsidRPr="00092B1C">
        <w:t>: /10.1016/j.ejor.2021.02.022.</w:t>
      </w:r>
    </w:p>
    <w:p w14:paraId="2B6F37D6" w14:textId="3D1BEB02" w:rsidR="00A27D45" w:rsidRPr="00092B1C" w:rsidRDefault="00A27D45" w:rsidP="001A5011">
      <w:pPr>
        <w:pStyle w:val="referenceitem"/>
        <w:numPr>
          <w:ilvl w:val="0"/>
          <w:numId w:val="9"/>
        </w:numPr>
      </w:pPr>
      <w:r w:rsidRPr="00092B1C">
        <w:t xml:space="preserve">Zhang L, Ding Y, Lin H. Optimizing synchronized truck-drone delivery with priority in disaster relief. Journal of Industrial and Management Optimization. 2023;19(7):5143-62. </w:t>
      </w:r>
      <w:proofErr w:type="spellStart"/>
      <w:r w:rsidRPr="00092B1C">
        <w:t>doi</w:t>
      </w:r>
      <w:proofErr w:type="spellEnd"/>
      <w:r w:rsidRPr="00092B1C">
        <w:t>: 10.3934/jimo.2022166.</w:t>
      </w:r>
    </w:p>
    <w:p w14:paraId="64BDC5D6" w14:textId="73138ACF" w:rsidR="00A27D45" w:rsidRPr="00092B1C" w:rsidRDefault="00A27D45" w:rsidP="001A5011">
      <w:pPr>
        <w:pStyle w:val="referenceitem"/>
        <w:numPr>
          <w:ilvl w:val="0"/>
          <w:numId w:val="9"/>
        </w:numPr>
      </w:pPr>
      <w:r w:rsidRPr="00092B1C">
        <w:t>Hamacher H, Tjandra S. Mathematical Modeling of Evacuation Problems: A State of The Art. Pedestrian and Evacuation Dynamics. 2002;2002.</w:t>
      </w:r>
    </w:p>
    <w:p w14:paraId="5F5B8C51" w14:textId="6DD3F276" w:rsidR="00A27D45" w:rsidRPr="00092B1C" w:rsidRDefault="00A27D45" w:rsidP="001A5011">
      <w:pPr>
        <w:pStyle w:val="referenceitem"/>
        <w:numPr>
          <w:ilvl w:val="0"/>
          <w:numId w:val="9"/>
        </w:numPr>
      </w:pPr>
      <w:proofErr w:type="spellStart"/>
      <w:r w:rsidRPr="00092B1C">
        <w:t>Abdelgawad</w:t>
      </w:r>
      <w:proofErr w:type="spellEnd"/>
      <w:r w:rsidRPr="00092B1C">
        <w:t xml:space="preserve"> H, </w:t>
      </w:r>
      <w:proofErr w:type="spellStart"/>
      <w:r w:rsidRPr="00092B1C">
        <w:t>Abdulhai</w:t>
      </w:r>
      <w:proofErr w:type="spellEnd"/>
      <w:r w:rsidRPr="00092B1C">
        <w:t xml:space="preserve"> B. Managing Large-Scale Multimodal Emergency Evacuations. Journal of Transportation Safety &amp; Security. </w:t>
      </w:r>
      <w:proofErr w:type="gramStart"/>
      <w:r w:rsidRPr="00092B1C">
        <w:t>2010;2:122</w:t>
      </w:r>
      <w:proofErr w:type="gramEnd"/>
      <w:r w:rsidRPr="00092B1C">
        <w:t xml:space="preserve">-51. </w:t>
      </w:r>
      <w:proofErr w:type="spellStart"/>
      <w:r w:rsidRPr="00092B1C">
        <w:t>doi</w:t>
      </w:r>
      <w:proofErr w:type="spellEnd"/>
      <w:r w:rsidRPr="00092B1C">
        <w:t>: 10.1080/19439962.2010.487636.</w:t>
      </w:r>
    </w:p>
    <w:p w14:paraId="5622D6A4" w14:textId="260063DB" w:rsidR="00A27D45" w:rsidRPr="00092B1C" w:rsidRDefault="00A27D45" w:rsidP="001A5011">
      <w:pPr>
        <w:pStyle w:val="referenceitem"/>
        <w:numPr>
          <w:ilvl w:val="0"/>
          <w:numId w:val="9"/>
        </w:numPr>
      </w:pPr>
      <w:r w:rsidRPr="00092B1C">
        <w:t xml:space="preserve">Yoon S, Albert LA. Dynamic dispatch policies for emergency response with multiple types of vehicles. Transportation Research Part E: Logistics and Transportation Review. </w:t>
      </w:r>
      <w:proofErr w:type="gramStart"/>
      <w:r w:rsidRPr="00092B1C">
        <w:t>2021;152:102405</w:t>
      </w:r>
      <w:proofErr w:type="gramEnd"/>
      <w:r w:rsidRPr="00092B1C">
        <w:t xml:space="preserve">. </w:t>
      </w:r>
      <w:proofErr w:type="spellStart"/>
      <w:r w:rsidRPr="00092B1C">
        <w:t>doi</w:t>
      </w:r>
      <w:proofErr w:type="spellEnd"/>
      <w:r w:rsidRPr="00092B1C">
        <w:t>: /10.1016/j.tre.2021.102405.</w:t>
      </w:r>
    </w:p>
    <w:p w14:paraId="75C16C0D" w14:textId="77777777" w:rsidR="00935879" w:rsidRPr="00092B1C" w:rsidRDefault="00935879" w:rsidP="001A5011">
      <w:pPr>
        <w:pStyle w:val="referenceitem"/>
        <w:numPr>
          <w:ilvl w:val="0"/>
          <w:numId w:val="9"/>
        </w:numPr>
      </w:pPr>
      <w:r w:rsidRPr="00092B1C">
        <w:t>Lei, B., Xun, T., Hao, Y., et al. (2023). Emergency evacuation route optimization for transfer stations in urban rail transit during sudden incidents. Journal of Safety Science and Technology, 19(5), 186-193.</w:t>
      </w:r>
    </w:p>
    <w:p w14:paraId="204EDDDC" w14:textId="77777777" w:rsidR="003F769D" w:rsidRPr="00092B1C" w:rsidRDefault="003F769D" w:rsidP="001A5011">
      <w:pPr>
        <w:pStyle w:val="referenceitem"/>
        <w:numPr>
          <w:ilvl w:val="0"/>
          <w:numId w:val="9"/>
        </w:numPr>
      </w:pPr>
      <w:r w:rsidRPr="00092B1C">
        <w:t>Yang, Y., Chen, J., Yao, E., et al. (2026). Resilience assessment method for external transport networks of comprehensive passenger hub clusters under time-varying demand. Journal of Traffic and Transportation Engineering, 26(2), 155-169.</w:t>
      </w:r>
    </w:p>
    <w:p w14:paraId="3B51B69D" w14:textId="5FEEB8B9" w:rsidR="00DC71CD" w:rsidRPr="00092B1C" w:rsidRDefault="00F95C78" w:rsidP="001A5011">
      <w:pPr>
        <w:pStyle w:val="referenceitem"/>
        <w:numPr>
          <w:ilvl w:val="0"/>
          <w:numId w:val="9"/>
        </w:numPr>
      </w:pPr>
      <w:r w:rsidRPr="00092B1C">
        <w:t>Zhang, Y., Pei, H., &amp; Yao, D. (2022). A review of cooperative decision-making for vehicle groups in connected vehicle environments. Journal of Traffic and Transportation Engineering, 22(3), 1-19.</w:t>
      </w:r>
    </w:p>
    <w:sectPr w:rsidR="00DC71CD" w:rsidRPr="00092B1C" w:rsidSect="001A5011">
      <w:headerReference w:type="even" r:id="rId10"/>
      <w:headerReference w:type="default" r:id="rId11"/>
      <w:pgSz w:w="11906" w:h="16838" w:code="9"/>
      <w:pgMar w:top="2948" w:right="2495" w:bottom="2948" w:left="2495" w:header="2381" w:footer="2325" w:gutter="0"/>
      <w:cols w:space="227"/>
      <w:titlePg/>
      <w:docGrid w:linePitch="240"/>
    </w:sectPr>
  </w:body>
</w:document>
</file>

<file path=word/comments.xml><?xml version="1.0" encoding="utf-8"?>
<w:comments xmlns:w="http://schemas.openxmlformats.org/wordprocessingml/2006/main">
  <w:comment w:id="0" w:author="Codex" w:initials="CX" w:date="2026-10-26T10:40:25Z">
    <w:p>
      <w:r>
        <w:t>终审意见第2项：在第2.3节首句增加“As shown in Fig. 2”，明确引用图2。正文其余内容及字体、段落格式保持不变。</w:t>
      </w:r>
    </w:p>
  </w:comment>
  <w:comment w:id="1" w:author="Codex" w:initials="CX" w:date="2026-10-26T10:40:25Z">
    <w:p>
      <w:r>
        <w:t>终审意见第3项：将低清晰度、跨软件可能空白的原EMF图替换为4800×1688像素高清图，保持原图宽高和位置。按第2.3节重绘三层框架；原图含物资完成率100%、疏散率9.1%等旧版结果，故移除这些与当前正文不一致的结果数字。可通过“接受/拒绝”逐项审阅图件替换。</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889455" w14:textId="77777777" w:rsidR="00F85AAA" w:rsidRDefault="00F85AAA">
      <w:pPr>
        <w:spacing w:line="240" w:lineRule="auto"/>
      </w:pPr>
      <w:r>
        <w:separator/>
      </w:r>
    </w:p>
  </w:endnote>
  <w:endnote w:type="continuationSeparator" w:id="0">
    <w:p w14:paraId="635B177E" w14:textId="77777777" w:rsidR="00F85AAA" w:rsidRDefault="00F85AA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Courier">
    <w:altName w:val="Courier New"/>
    <w:panose1 w:val="020704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784009" w14:textId="77777777" w:rsidR="00F85AAA" w:rsidRDefault="00F85AAA" w:rsidP="00080DE2">
      <w:pPr>
        <w:spacing w:line="240" w:lineRule="auto"/>
        <w:ind w:firstLine="0"/>
      </w:pPr>
      <w:r>
        <w:separator/>
      </w:r>
    </w:p>
  </w:footnote>
  <w:footnote w:type="continuationSeparator" w:id="0">
    <w:p w14:paraId="2DF6201E" w14:textId="77777777" w:rsidR="00F85AAA" w:rsidRPr="00080DE2" w:rsidRDefault="00F85AAA" w:rsidP="00080DE2">
      <w:pPr>
        <w:spacing w:line="240" w:lineRule="auto"/>
        <w:ind w:firstLine="0"/>
      </w:pPr>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343E9" w14:textId="227502E0" w:rsidR="00221A79" w:rsidRDefault="00000000" w:rsidP="00221A79">
    <w:pPr>
      <w:pStyle w:val="runningheadleft"/>
    </w:pPr>
    <w:r>
      <w:fldChar w:fldCharType="begin"/>
    </w:r>
    <w:r>
      <w:instrText>PAGE   \* MERGEFORMAT</w:instrText>
    </w:r>
    <w:r>
      <w:fldChar w:fldCharType="separate"/>
    </w:r>
    <w:r w:rsidRPr="00F435E6">
      <w:rPr>
        <w:noProof/>
        <w:lang w:val="de-DE"/>
      </w:rPr>
      <w:t>2</w:t>
    </w:r>
    <w:r>
      <w:fldChar w:fldCharType="end"/>
    </w:r>
    <w:r w:rsidR="00221A79">
      <w:t xml:space="preserve"> </w:t>
    </w:r>
    <w:r w:rsidR="00221A79">
      <w:tab/>
    </w:r>
    <w:r w:rsidR="00221A79" w:rsidRPr="00221A79">
      <w:t>L. Wang et al.</w:t>
    </w:r>
  </w:p>
  <w:p w14:paraId="2EC7BF9C" w14:textId="7BA11184" w:rsidR="003960F9" w:rsidRDefault="003960F9" w:rsidP="001012B2">
    <w:pPr>
      <w:ind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A3FB6" w14:textId="20D2AD34" w:rsidR="003960F9" w:rsidRDefault="00000000" w:rsidP="00451D8E">
    <w:pPr>
      <w:jc w:val="right"/>
    </w:pPr>
    <w:r>
      <w:fldChar w:fldCharType="begin"/>
    </w:r>
    <w:r>
      <w:instrText>PAGE   \* MERGEFORMAT</w:instrText>
    </w:r>
    <w:r>
      <w:fldChar w:fldCharType="separate"/>
    </w:r>
    <w:r w:rsidRPr="003803D8">
      <w:rPr>
        <w:noProof/>
        <w:lang w:val="de-DE"/>
      </w:rPr>
      <w:t>3</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397F84"/>
    <w:multiLevelType w:val="multilevel"/>
    <w:tmpl w:val="77162394"/>
    <w:styleLink w:val="itemization1"/>
    <w:lvl w:ilvl="0">
      <w:start w:val="1"/>
      <w:numFmt w:val="bullet"/>
      <w:pStyle w:val="bulletitem"/>
      <w:lvlText w:val=""/>
      <w:lvlJc w:val="left"/>
      <w:pPr>
        <w:tabs>
          <w:tab w:val="num" w:pos="227"/>
        </w:tabs>
        <w:ind w:left="227" w:hanging="227"/>
      </w:pPr>
      <w:rPr>
        <w:rFonts w:ascii="Symbol" w:hAnsi="Symbol" w:hint="default"/>
      </w:rPr>
    </w:lvl>
    <w:lvl w:ilvl="1">
      <w:start w:val="1"/>
      <w:numFmt w:val="bullet"/>
      <w:lvlText w:val="─"/>
      <w:lvlJc w:val="left"/>
      <w:pPr>
        <w:tabs>
          <w:tab w:val="num" w:pos="454"/>
        </w:tabs>
        <w:ind w:left="454" w:hanging="227"/>
      </w:pPr>
      <w:rPr>
        <w:rFonts w:ascii="Times New Roman" w:hAnsi="Times New Roman" w:cs="Times New Roman" w:hint="default"/>
      </w:rPr>
    </w:lvl>
    <w:lvl w:ilvl="2">
      <w:start w:val="1"/>
      <w:numFmt w:val="bullet"/>
      <w:lvlText w:val="o"/>
      <w:lvlJc w:val="left"/>
      <w:pPr>
        <w:tabs>
          <w:tab w:val="num" w:pos="680"/>
        </w:tabs>
        <w:ind w:left="680" w:hanging="226"/>
      </w:pPr>
      <w:rPr>
        <w:rFonts w:ascii="Courier New" w:hAnsi="Courier New" w:hint="default"/>
      </w:rPr>
    </w:lvl>
    <w:lvl w:ilvl="3">
      <w:start w:val="1"/>
      <w:numFmt w:val="bullet"/>
      <w:lvlText w:val=""/>
      <w:lvlJc w:val="left"/>
      <w:pPr>
        <w:tabs>
          <w:tab w:val="num" w:pos="907"/>
        </w:tabs>
        <w:ind w:left="907" w:hanging="227"/>
      </w:pPr>
      <w:rPr>
        <w:rFonts w:ascii="Wingdings" w:hAnsi="Wingdings" w:hint="default"/>
      </w:rPr>
    </w:lvl>
    <w:lvl w:ilvl="4">
      <w:start w:val="1"/>
      <w:numFmt w:val="bullet"/>
      <w:lvlText w:val="o"/>
      <w:lvlJc w:val="left"/>
      <w:pPr>
        <w:tabs>
          <w:tab w:val="num" w:pos="1134"/>
        </w:tabs>
        <w:ind w:left="1134" w:hanging="227"/>
      </w:pPr>
      <w:rPr>
        <w:rFonts w:ascii="Courier New" w:hAnsi="Courier New" w:hint="default"/>
      </w:rPr>
    </w:lvl>
    <w:lvl w:ilvl="5">
      <w:start w:val="1"/>
      <w:numFmt w:val="bullet"/>
      <w:lvlText w:val=""/>
      <w:lvlJc w:val="left"/>
      <w:pPr>
        <w:tabs>
          <w:tab w:val="num" w:pos="1361"/>
        </w:tabs>
        <w:ind w:left="1361" w:hanging="227"/>
      </w:pPr>
      <w:rPr>
        <w:rFonts w:ascii="Wingdings" w:hAnsi="Wingdings"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o"/>
      <w:lvlJc w:val="left"/>
      <w:pPr>
        <w:tabs>
          <w:tab w:val="num" w:pos="1814"/>
        </w:tabs>
        <w:ind w:left="1814" w:hanging="226"/>
      </w:pPr>
      <w:rPr>
        <w:rFonts w:ascii="Courier New" w:hAnsi="Courier New" w:hint="default"/>
      </w:rPr>
    </w:lvl>
    <w:lvl w:ilvl="8">
      <w:start w:val="1"/>
      <w:numFmt w:val="bullet"/>
      <w:lvlText w:val=""/>
      <w:lvlJc w:val="left"/>
      <w:pPr>
        <w:tabs>
          <w:tab w:val="num" w:pos="2041"/>
        </w:tabs>
        <w:ind w:left="2041" w:hanging="227"/>
      </w:pPr>
      <w:rPr>
        <w:rFonts w:ascii="Wingdings" w:hAnsi="Wingdings" w:hint="default"/>
      </w:rPr>
    </w:lvl>
  </w:abstractNum>
  <w:abstractNum w:abstractNumId="1" w15:restartNumberingAfterBreak="0">
    <w:nsid w:val="6F404C9F"/>
    <w:multiLevelType w:val="multilevel"/>
    <w:tmpl w:val="BEDA5F46"/>
    <w:styleLink w:val="itemization2"/>
    <w:lvl w:ilvl="0">
      <w:start w:val="1"/>
      <w:numFmt w:val="bullet"/>
      <w:pStyle w:val="dashitem"/>
      <w:lvlText w:val="─"/>
      <w:lvlJc w:val="left"/>
      <w:pPr>
        <w:tabs>
          <w:tab w:val="num" w:pos="227"/>
        </w:tabs>
        <w:ind w:left="227" w:hanging="227"/>
      </w:pPr>
      <w:rPr>
        <w:rFonts w:ascii="Times New Roman" w:hAnsi="Times New Roman" w:cs="Times New Roman" w:hint="default"/>
      </w:rPr>
    </w:lvl>
    <w:lvl w:ilvl="1">
      <w:start w:val="1"/>
      <w:numFmt w:val="bullet"/>
      <w:lvlText w:val=""/>
      <w:lvlJc w:val="left"/>
      <w:pPr>
        <w:tabs>
          <w:tab w:val="num" w:pos="454"/>
        </w:tabs>
        <w:ind w:left="454" w:hanging="227"/>
      </w:pPr>
      <w:rPr>
        <w:rFonts w:ascii="Symbol" w:hAnsi="Symbol" w:hint="default"/>
      </w:rPr>
    </w:lvl>
    <w:lvl w:ilvl="2">
      <w:start w:val="1"/>
      <w:numFmt w:val="bullet"/>
      <w:lvlText w:val="○"/>
      <w:lvlJc w:val="left"/>
      <w:pPr>
        <w:tabs>
          <w:tab w:val="num" w:pos="680"/>
        </w:tabs>
        <w:ind w:left="680" w:hanging="226"/>
      </w:pPr>
      <w:rPr>
        <w:rFonts w:ascii="Times New Roman" w:hAnsi="Times New Roman" w:cs="Times New Roman" w:hint="default"/>
      </w:rPr>
    </w:lvl>
    <w:lvl w:ilvl="3">
      <w:start w:val="1"/>
      <w:numFmt w:val="bullet"/>
      <w:lvlText w:val="■"/>
      <w:lvlJc w:val="left"/>
      <w:pPr>
        <w:tabs>
          <w:tab w:val="num" w:pos="907"/>
        </w:tabs>
        <w:ind w:left="907" w:hanging="227"/>
      </w:pPr>
      <w:rPr>
        <w:rFonts w:ascii="Times New Roman" w:hAnsi="Times New Roman" w:cs="Times New Roman" w:hint="default"/>
      </w:rPr>
    </w:lvl>
    <w:lvl w:ilvl="4">
      <w:start w:val="1"/>
      <w:numFmt w:val="bullet"/>
      <w:lvlText w:val="○"/>
      <w:lvlJc w:val="left"/>
      <w:pPr>
        <w:tabs>
          <w:tab w:val="num" w:pos="1134"/>
        </w:tabs>
        <w:ind w:left="1134" w:hanging="227"/>
      </w:pPr>
      <w:rPr>
        <w:rFonts w:ascii="Times New Roman" w:hAnsi="Times New Roman" w:cs="Times New Roman" w:hint="default"/>
      </w:rPr>
    </w:lvl>
    <w:lvl w:ilvl="5">
      <w:start w:val="1"/>
      <w:numFmt w:val="bullet"/>
      <w:lvlText w:val="■"/>
      <w:lvlJc w:val="left"/>
      <w:pPr>
        <w:tabs>
          <w:tab w:val="num" w:pos="1361"/>
        </w:tabs>
        <w:ind w:left="1361" w:hanging="227"/>
      </w:pPr>
      <w:rPr>
        <w:rFonts w:ascii="Times New Roman" w:hAnsi="Times New Roman" w:cs="Times New Roman" w:hint="default"/>
      </w:rPr>
    </w:lvl>
    <w:lvl w:ilvl="6">
      <w:start w:val="1"/>
      <w:numFmt w:val="bullet"/>
      <w:lvlText w:val=""/>
      <w:lvlJc w:val="left"/>
      <w:pPr>
        <w:tabs>
          <w:tab w:val="num" w:pos="1588"/>
        </w:tabs>
        <w:ind w:left="1588" w:hanging="227"/>
      </w:pPr>
      <w:rPr>
        <w:rFonts w:ascii="Symbol" w:hAnsi="Symbol" w:hint="default"/>
      </w:rPr>
    </w:lvl>
    <w:lvl w:ilvl="7">
      <w:start w:val="1"/>
      <w:numFmt w:val="bullet"/>
      <w:lvlText w:val="○"/>
      <w:lvlJc w:val="left"/>
      <w:pPr>
        <w:tabs>
          <w:tab w:val="num" w:pos="1814"/>
        </w:tabs>
        <w:ind w:left="1814" w:hanging="226"/>
      </w:pPr>
      <w:rPr>
        <w:rFonts w:ascii="Times New Roman" w:hAnsi="Times New Roman" w:cs="Times New Roman" w:hint="default"/>
      </w:rPr>
    </w:lvl>
    <w:lvl w:ilvl="8">
      <w:start w:val="1"/>
      <w:numFmt w:val="bullet"/>
      <w:lvlText w:val="■"/>
      <w:lvlJc w:val="left"/>
      <w:pPr>
        <w:tabs>
          <w:tab w:val="num" w:pos="2041"/>
        </w:tabs>
        <w:ind w:left="2041" w:hanging="227"/>
      </w:pPr>
      <w:rPr>
        <w:rFonts w:ascii="Times New Roman" w:hAnsi="Times New Roman" w:cs="Times New Roman" w:hint="default"/>
      </w:rPr>
    </w:lvl>
  </w:abstractNum>
  <w:abstractNum w:abstractNumId="2" w15:restartNumberingAfterBreak="0">
    <w:nsid w:val="7738779A"/>
    <w:multiLevelType w:val="multilevel"/>
    <w:tmpl w:val="77EC1FB2"/>
    <w:styleLink w:val="headings"/>
    <w:lvl w:ilvl="0">
      <w:start w:val="1"/>
      <w:numFmt w:val="decimal"/>
      <w:lvlText w:val="%1"/>
      <w:lvlJc w:val="left"/>
      <w:pPr>
        <w:tabs>
          <w:tab w:val="num" w:pos="567"/>
        </w:tabs>
        <w:ind w:left="567" w:hanging="56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851"/>
        </w:tabs>
        <w:ind w:left="851" w:hanging="851"/>
      </w:pPr>
      <w:rPr>
        <w:rFonts w:hint="default"/>
      </w:rPr>
    </w:lvl>
    <w:lvl w:ilvl="4">
      <w:start w:val="1"/>
      <w:numFmt w:val="decimal"/>
      <w:lvlText w:val="%1.%2.%3.%4.%5"/>
      <w:lvlJc w:val="left"/>
      <w:pPr>
        <w:tabs>
          <w:tab w:val="num" w:pos="964"/>
        </w:tabs>
        <w:ind w:left="964" w:hanging="964"/>
      </w:pPr>
      <w:rPr>
        <w:rFonts w:ascii="Times New Roman" w:hAnsi="Times New Roman" w:hint="default"/>
        <w:b w:val="0"/>
        <w:i/>
        <w:sz w:val="20"/>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 w15:restartNumberingAfterBreak="0">
    <w:nsid w:val="7B274BC8"/>
    <w:multiLevelType w:val="multilevel"/>
    <w:tmpl w:val="72E65396"/>
    <w:styleLink w:val="arabnumitem"/>
    <w:lvl w:ilvl="0">
      <w:start w:val="1"/>
      <w:numFmt w:val="decimal"/>
      <w:lvlRestart w:val="0"/>
      <w:pStyle w:val="numitem"/>
      <w:lvlText w:val="%1."/>
      <w:lvlJc w:val="right"/>
      <w:pPr>
        <w:tabs>
          <w:tab w:val="num" w:pos="0"/>
        </w:tabs>
        <w:ind w:left="227" w:hanging="57"/>
      </w:pPr>
      <w:rPr>
        <w:rFonts w:hint="default"/>
      </w:rPr>
    </w:lvl>
    <w:lvl w:ilvl="1">
      <w:start w:val="1"/>
      <w:numFmt w:val="lowerLetter"/>
      <w:lvlText w:val="%2."/>
      <w:lvlJc w:val="left"/>
      <w:pPr>
        <w:tabs>
          <w:tab w:val="num" w:pos="227"/>
        </w:tabs>
        <w:ind w:left="454" w:hanging="227"/>
      </w:pPr>
      <w:rPr>
        <w:rFonts w:hint="default"/>
      </w:rPr>
    </w:lvl>
    <w:lvl w:ilvl="2">
      <w:start w:val="1"/>
      <w:numFmt w:val="decimal"/>
      <w:lvlText w:val="(%3)"/>
      <w:lvlJc w:val="left"/>
      <w:pPr>
        <w:tabs>
          <w:tab w:val="num" w:pos="454"/>
        </w:tabs>
        <w:ind w:left="794" w:hanging="340"/>
      </w:pPr>
      <w:rPr>
        <w:rFonts w:hint="default"/>
      </w:rPr>
    </w:lvl>
    <w:lvl w:ilvl="3">
      <w:start w:val="1"/>
      <w:numFmt w:val="lowerRoman"/>
      <w:lvlText w:val="%4."/>
      <w:lvlJc w:val="left"/>
      <w:pPr>
        <w:tabs>
          <w:tab w:val="num" w:pos="794"/>
        </w:tabs>
        <w:ind w:left="1077" w:hanging="283"/>
      </w:pPr>
      <w:rPr>
        <w:rFonts w:hint="default"/>
      </w:rPr>
    </w:lvl>
    <w:lvl w:ilvl="4">
      <w:start w:val="1"/>
      <w:numFmt w:val="lowerLetter"/>
      <w:lvlText w:val="(%5)"/>
      <w:lvlJc w:val="left"/>
      <w:pPr>
        <w:tabs>
          <w:tab w:val="num" w:pos="1077"/>
        </w:tabs>
        <w:ind w:left="1360" w:hanging="283"/>
      </w:pPr>
      <w:rPr>
        <w:rFonts w:hint="default"/>
      </w:rPr>
    </w:lvl>
    <w:lvl w:ilvl="5">
      <w:start w:val="1"/>
      <w:numFmt w:val="upperLetter"/>
      <w:lvlText w:val="%6."/>
      <w:lvlJc w:val="left"/>
      <w:pPr>
        <w:tabs>
          <w:tab w:val="num" w:pos="1360"/>
        </w:tabs>
        <w:ind w:left="1700" w:hanging="340"/>
      </w:pPr>
      <w:rPr>
        <w:rFonts w:hint="default"/>
      </w:rPr>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D9521C8"/>
    <w:multiLevelType w:val="multilevel"/>
    <w:tmpl w:val="F35CB8F2"/>
    <w:styleLink w:val="referencelist"/>
    <w:lvl w:ilvl="0">
      <w:start w:val="1"/>
      <w:numFmt w:val="decimal"/>
      <w:lvlText w:val="%1."/>
      <w:lvlJc w:val="right"/>
      <w:pPr>
        <w:tabs>
          <w:tab w:val="num" w:pos="341"/>
        </w:tabs>
        <w:ind w:left="341" w:hanging="114"/>
      </w:pPr>
      <w:rPr>
        <w:rFonts w:hint="default"/>
      </w:rPr>
    </w:lvl>
    <w:lvl w:ilvl="1">
      <w:start w:val="1"/>
      <w:numFmt w:val="lowerLetter"/>
      <w:lvlText w:val="%2."/>
      <w:lvlJc w:val="left"/>
      <w:pPr>
        <w:tabs>
          <w:tab w:val="num" w:pos="1896"/>
        </w:tabs>
        <w:ind w:left="1896" w:hanging="360"/>
      </w:pPr>
      <w:rPr>
        <w:rFonts w:hint="default"/>
      </w:rPr>
    </w:lvl>
    <w:lvl w:ilvl="2">
      <w:start w:val="1"/>
      <w:numFmt w:val="lowerRoman"/>
      <w:lvlText w:val="%3."/>
      <w:lvlJc w:val="right"/>
      <w:pPr>
        <w:tabs>
          <w:tab w:val="num" w:pos="2616"/>
        </w:tabs>
        <w:ind w:left="2616" w:hanging="180"/>
      </w:pPr>
      <w:rPr>
        <w:rFonts w:hint="default"/>
      </w:rPr>
    </w:lvl>
    <w:lvl w:ilvl="3">
      <w:start w:val="1"/>
      <w:numFmt w:val="decimal"/>
      <w:lvlText w:val="%4."/>
      <w:lvlJc w:val="left"/>
      <w:pPr>
        <w:tabs>
          <w:tab w:val="num" w:pos="3336"/>
        </w:tabs>
        <w:ind w:left="3336" w:hanging="360"/>
      </w:pPr>
      <w:rPr>
        <w:rFonts w:hint="default"/>
      </w:rPr>
    </w:lvl>
    <w:lvl w:ilvl="4">
      <w:start w:val="1"/>
      <w:numFmt w:val="lowerLetter"/>
      <w:lvlText w:val="%5."/>
      <w:lvlJc w:val="left"/>
      <w:pPr>
        <w:tabs>
          <w:tab w:val="num" w:pos="4056"/>
        </w:tabs>
        <w:ind w:left="4056" w:hanging="360"/>
      </w:pPr>
      <w:rPr>
        <w:rFonts w:hint="default"/>
      </w:rPr>
    </w:lvl>
    <w:lvl w:ilvl="5">
      <w:start w:val="1"/>
      <w:numFmt w:val="lowerRoman"/>
      <w:lvlText w:val="%6."/>
      <w:lvlJc w:val="right"/>
      <w:pPr>
        <w:tabs>
          <w:tab w:val="num" w:pos="4776"/>
        </w:tabs>
        <w:ind w:left="4776" w:hanging="180"/>
      </w:pPr>
      <w:rPr>
        <w:rFonts w:hint="default"/>
      </w:rPr>
    </w:lvl>
    <w:lvl w:ilvl="6">
      <w:start w:val="1"/>
      <w:numFmt w:val="decimal"/>
      <w:lvlText w:val="%7."/>
      <w:lvlJc w:val="left"/>
      <w:pPr>
        <w:tabs>
          <w:tab w:val="num" w:pos="5496"/>
        </w:tabs>
        <w:ind w:left="5496" w:hanging="360"/>
      </w:pPr>
      <w:rPr>
        <w:rFonts w:hint="default"/>
      </w:rPr>
    </w:lvl>
    <w:lvl w:ilvl="7">
      <w:start w:val="1"/>
      <w:numFmt w:val="lowerLetter"/>
      <w:lvlText w:val="%8."/>
      <w:lvlJc w:val="left"/>
      <w:pPr>
        <w:tabs>
          <w:tab w:val="num" w:pos="6216"/>
        </w:tabs>
        <w:ind w:left="6216" w:hanging="360"/>
      </w:pPr>
      <w:rPr>
        <w:rFonts w:hint="default"/>
      </w:rPr>
    </w:lvl>
    <w:lvl w:ilvl="8">
      <w:start w:val="1"/>
      <w:numFmt w:val="lowerRoman"/>
      <w:lvlText w:val="%9."/>
      <w:lvlJc w:val="right"/>
      <w:pPr>
        <w:tabs>
          <w:tab w:val="num" w:pos="6936"/>
        </w:tabs>
        <w:ind w:left="6936" w:hanging="180"/>
      </w:pPr>
      <w:rPr>
        <w:rFonts w:hint="default"/>
      </w:rPr>
    </w:lvl>
  </w:abstractNum>
  <w:num w:numId="1" w16cid:durableId="860511088">
    <w:abstractNumId w:val="0"/>
  </w:num>
  <w:num w:numId="2" w16cid:durableId="1941258223">
    <w:abstractNumId w:val="0"/>
  </w:num>
  <w:num w:numId="3" w16cid:durableId="1741947457">
    <w:abstractNumId w:val="1"/>
  </w:num>
  <w:num w:numId="4" w16cid:durableId="1301812790">
    <w:abstractNumId w:val="1"/>
  </w:num>
  <w:num w:numId="5" w16cid:durableId="799960878">
    <w:abstractNumId w:val="3"/>
  </w:num>
  <w:num w:numId="6" w16cid:durableId="836657134">
    <w:abstractNumId w:val="3"/>
  </w:num>
  <w:num w:numId="7" w16cid:durableId="51270457">
    <w:abstractNumId w:val="2"/>
  </w:num>
  <w:num w:numId="8" w16cid:durableId="629437057">
    <w:abstractNumId w:val="4"/>
  </w:num>
  <w:num w:numId="9" w16cid:durableId="1618220486">
    <w:abstractNumId w:val="4"/>
  </w:num>
  <w:num w:numId="10" w16cid:durableId="301927462">
    <w:abstractNumId w:val="2"/>
  </w:num>
  <w:num w:numId="11" w16cid:durableId="417948638">
    <w:abstractNumId w:val="2"/>
  </w:num>
  <w:num w:numId="12" w16cid:durableId="482434565">
    <w:abstractNumId w:val="2"/>
  </w:num>
  <w:num w:numId="13" w16cid:durableId="388378616">
    <w:abstractNumId w:val="2"/>
  </w:num>
  <w:num w:numId="14" w16cid:durableId="35397236">
    <w:abstractNumId w:val="2"/>
  </w:num>
  <w:num w:numId="15" w16cid:durableId="2078555965">
    <w:abstractNumId w:val="2"/>
  </w:num>
  <w:num w:numId="16" w16cid:durableId="1604190833">
    <w:abstractNumId w:val="2"/>
  </w:num>
  <w:num w:numId="17" w16cid:durableId="872569876">
    <w:abstractNumId w:val="2"/>
  </w:num>
  <w:num w:numId="18" w16cid:durableId="836269861">
    <w:abstractNumId w:val="2"/>
  </w:num>
  <w:num w:numId="19" w16cid:durableId="1944339642">
    <w:abstractNumId w:val="2"/>
  </w:num>
  <w:num w:numId="20" w16cid:durableId="1414859414">
    <w:abstractNumId w:val="2"/>
  </w:num>
  <w:num w:numId="21" w16cid:durableId="321353328">
    <w:abstractNumId w:val="2"/>
  </w:num>
  <w:num w:numId="22" w16cid:durableId="557976967">
    <w:abstractNumId w:val="2"/>
  </w:num>
  <w:num w:numId="23" w16cid:durableId="1604146642">
    <w:abstractNumId w:val="2"/>
  </w:num>
  <w:num w:numId="24" w16cid:durableId="1878463984">
    <w:abstractNumId w:val="2"/>
  </w:num>
  <w:num w:numId="25" w16cid:durableId="903106656">
    <w:abstractNumId w:val="2"/>
  </w:num>
  <w:num w:numId="26" w16cid:durableId="1325935490">
    <w:abstractNumId w:val="2"/>
  </w:num>
  <w:num w:numId="27" w16cid:durableId="2051571541">
    <w:abstractNumId w:val="2"/>
  </w:num>
  <w:num w:numId="28" w16cid:durableId="337660776">
    <w:abstractNumId w:val="2"/>
  </w:num>
  <w:num w:numId="29" w16cid:durableId="1057899205">
    <w:abstractNumId w:val="2"/>
  </w:num>
  <w:num w:numId="30" w16cid:durableId="983314734">
    <w:abstractNumId w:val="2"/>
  </w:num>
  <w:num w:numId="31" w16cid:durableId="332225695">
    <w:abstractNumId w:val="2"/>
  </w:num>
  <w:num w:numId="32" w16cid:durableId="1291325370">
    <w:abstractNumId w:val="2"/>
  </w:num>
  <w:num w:numId="33" w16cid:durableId="1970552491">
    <w:abstractNumId w:val="2"/>
  </w:num>
  <w:num w:numId="34" w16cid:durableId="1870407903">
    <w:abstractNumId w:val="2"/>
  </w:num>
  <w:num w:numId="35" w16cid:durableId="2049648626">
    <w:abstractNumId w:val="2"/>
  </w:num>
  <w:num w:numId="36" w16cid:durableId="832136486">
    <w:abstractNumId w:val="2"/>
  </w:num>
  <w:num w:numId="37" w16cid:durableId="499740328">
    <w:abstractNumId w:val="2"/>
  </w:num>
  <w:num w:numId="38" w16cid:durableId="1689867313">
    <w:abstractNumId w:val="2"/>
  </w:num>
  <w:num w:numId="39" w16cid:durableId="1043556344">
    <w:abstractNumId w:val="2"/>
  </w:num>
  <w:num w:numId="40" w16cid:durableId="454296263">
    <w:abstractNumId w:val="2"/>
  </w:num>
  <w:num w:numId="41" w16cid:durableId="1255548287">
    <w:abstractNumId w:val="4"/>
  </w:num>
  <w:num w:numId="42" w16cid:durableId="2045666765">
    <w:abstractNumId w:val="2"/>
  </w:num>
  <w:num w:numId="43" w16cid:durableId="113908273">
    <w:abstractNumId w:val="2"/>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revisionView w:markup="1" w:comments="1" w:insDel="1" w:formatting="0"/>
  <w:trackRevisions w:val="1"/>
  <w:defaultTabStop w:val="720"/>
  <w:hyphenationZone w:val="400"/>
  <w:doNotHyphenateCaps/>
  <w:evenAndOddHeaders/>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PLoS&lt;/Style&gt;&lt;LeftDelim&gt;{&lt;/LeftDelim&gt;&lt;RightDelim&gt;}&lt;/RightDelim&gt;&lt;FontName&gt;Times New Roman&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vvvrwwxsb0xrwnev9envf0rhd99dz0f9azad&quot;&gt;初稿V1.3&lt;record-ids&gt;&lt;item&gt;184&lt;/item&gt;&lt;item&gt;185&lt;/item&gt;&lt;item&gt;187&lt;/item&gt;&lt;item&gt;188&lt;/item&gt;&lt;item&gt;189&lt;/item&gt;&lt;item&gt;190&lt;/item&gt;&lt;item&gt;191&lt;/item&gt;&lt;item&gt;195&lt;/item&gt;&lt;item&gt;196&lt;/item&gt;&lt;item&gt;197&lt;/item&gt;&lt;item&gt;198&lt;/item&gt;&lt;item&gt;199&lt;/item&gt;&lt;item&gt;200&lt;/item&gt;&lt;item&gt;201&lt;/item&gt;&lt;/record-ids&gt;&lt;/item&gt;&lt;/Libraries&gt;"/>
  </w:docVars>
  <w:rsids>
    <w:rsidRoot w:val="007E1E6F"/>
    <w:rsid w:val="00031D40"/>
    <w:rsid w:val="00034B98"/>
    <w:rsid w:val="00071777"/>
    <w:rsid w:val="00074EE8"/>
    <w:rsid w:val="000858D4"/>
    <w:rsid w:val="00092256"/>
    <w:rsid w:val="00092B1C"/>
    <w:rsid w:val="000960D6"/>
    <w:rsid w:val="000A250F"/>
    <w:rsid w:val="000B04E1"/>
    <w:rsid w:val="000B1F67"/>
    <w:rsid w:val="000B7F26"/>
    <w:rsid w:val="000C23CA"/>
    <w:rsid w:val="000C26C7"/>
    <w:rsid w:val="000C6A76"/>
    <w:rsid w:val="000E23BD"/>
    <w:rsid w:val="00105704"/>
    <w:rsid w:val="001066BD"/>
    <w:rsid w:val="0010704C"/>
    <w:rsid w:val="00117524"/>
    <w:rsid w:val="00126480"/>
    <w:rsid w:val="001312B2"/>
    <w:rsid w:val="00136025"/>
    <w:rsid w:val="0014630C"/>
    <w:rsid w:val="00162278"/>
    <w:rsid w:val="00163EA2"/>
    <w:rsid w:val="0016586E"/>
    <w:rsid w:val="00166E95"/>
    <w:rsid w:val="0018591E"/>
    <w:rsid w:val="00190945"/>
    <w:rsid w:val="001A5011"/>
    <w:rsid w:val="001C31F0"/>
    <w:rsid w:val="001D7042"/>
    <w:rsid w:val="001E5062"/>
    <w:rsid w:val="0020293A"/>
    <w:rsid w:val="0020764E"/>
    <w:rsid w:val="002112F3"/>
    <w:rsid w:val="00221A79"/>
    <w:rsid w:val="00232758"/>
    <w:rsid w:val="00253FBB"/>
    <w:rsid w:val="00257993"/>
    <w:rsid w:val="00272B67"/>
    <w:rsid w:val="002A607F"/>
    <w:rsid w:val="002B0DC2"/>
    <w:rsid w:val="002B7CD9"/>
    <w:rsid w:val="002C648B"/>
    <w:rsid w:val="002D2B24"/>
    <w:rsid w:val="002D6452"/>
    <w:rsid w:val="002D7D95"/>
    <w:rsid w:val="002E090D"/>
    <w:rsid w:val="002E4CD3"/>
    <w:rsid w:val="002F241A"/>
    <w:rsid w:val="00303E9D"/>
    <w:rsid w:val="003102E2"/>
    <w:rsid w:val="00314F42"/>
    <w:rsid w:val="003153F6"/>
    <w:rsid w:val="0034100D"/>
    <w:rsid w:val="00360603"/>
    <w:rsid w:val="00363664"/>
    <w:rsid w:val="00381A03"/>
    <w:rsid w:val="003824E0"/>
    <w:rsid w:val="00385DC0"/>
    <w:rsid w:val="00395F81"/>
    <w:rsid w:val="003960F9"/>
    <w:rsid w:val="00396A3C"/>
    <w:rsid w:val="003C5833"/>
    <w:rsid w:val="003D103E"/>
    <w:rsid w:val="003D3F3E"/>
    <w:rsid w:val="003D5127"/>
    <w:rsid w:val="003D5E99"/>
    <w:rsid w:val="003E3A26"/>
    <w:rsid w:val="003F01E8"/>
    <w:rsid w:val="003F5019"/>
    <w:rsid w:val="003F769D"/>
    <w:rsid w:val="00412C61"/>
    <w:rsid w:val="00423D44"/>
    <w:rsid w:val="004352B5"/>
    <w:rsid w:val="00444650"/>
    <w:rsid w:val="0046746B"/>
    <w:rsid w:val="0047536D"/>
    <w:rsid w:val="00492D19"/>
    <w:rsid w:val="00496BCC"/>
    <w:rsid w:val="004971BA"/>
    <w:rsid w:val="004B18DB"/>
    <w:rsid w:val="004B309B"/>
    <w:rsid w:val="004B44D7"/>
    <w:rsid w:val="004B61FE"/>
    <w:rsid w:val="004B76C9"/>
    <w:rsid w:val="004E031A"/>
    <w:rsid w:val="004F2629"/>
    <w:rsid w:val="0052093D"/>
    <w:rsid w:val="00526E4F"/>
    <w:rsid w:val="00531C04"/>
    <w:rsid w:val="00535D37"/>
    <w:rsid w:val="00541C08"/>
    <w:rsid w:val="00546E39"/>
    <w:rsid w:val="00550549"/>
    <w:rsid w:val="00551848"/>
    <w:rsid w:val="00557F30"/>
    <w:rsid w:val="00574263"/>
    <w:rsid w:val="00577DB3"/>
    <w:rsid w:val="00591648"/>
    <w:rsid w:val="005A5BBC"/>
    <w:rsid w:val="005C0CC9"/>
    <w:rsid w:val="005E44C9"/>
    <w:rsid w:val="005F5AE7"/>
    <w:rsid w:val="006044B8"/>
    <w:rsid w:val="006205CC"/>
    <w:rsid w:val="00637069"/>
    <w:rsid w:val="00685805"/>
    <w:rsid w:val="006B3A5A"/>
    <w:rsid w:val="006C0537"/>
    <w:rsid w:val="006C65AF"/>
    <w:rsid w:val="006C6955"/>
    <w:rsid w:val="006C7B08"/>
    <w:rsid w:val="006F6FBF"/>
    <w:rsid w:val="007078CF"/>
    <w:rsid w:val="00716DAD"/>
    <w:rsid w:val="00743690"/>
    <w:rsid w:val="007542A1"/>
    <w:rsid w:val="00755152"/>
    <w:rsid w:val="00760F3A"/>
    <w:rsid w:val="00763703"/>
    <w:rsid w:val="00763C6F"/>
    <w:rsid w:val="00774AA9"/>
    <w:rsid w:val="007808C2"/>
    <w:rsid w:val="00780A2D"/>
    <w:rsid w:val="0078645A"/>
    <w:rsid w:val="00787B81"/>
    <w:rsid w:val="007B4E31"/>
    <w:rsid w:val="007C5946"/>
    <w:rsid w:val="007D41F1"/>
    <w:rsid w:val="007E1E6F"/>
    <w:rsid w:val="00800FE8"/>
    <w:rsid w:val="0081085D"/>
    <w:rsid w:val="008212A5"/>
    <w:rsid w:val="00841135"/>
    <w:rsid w:val="00844033"/>
    <w:rsid w:val="008560FC"/>
    <w:rsid w:val="00861A4A"/>
    <w:rsid w:val="008760F9"/>
    <w:rsid w:val="00877484"/>
    <w:rsid w:val="008908C2"/>
    <w:rsid w:val="00892F5C"/>
    <w:rsid w:val="00896C73"/>
    <w:rsid w:val="008A649A"/>
    <w:rsid w:val="008C1D5E"/>
    <w:rsid w:val="008C4528"/>
    <w:rsid w:val="008C60DC"/>
    <w:rsid w:val="008D7E46"/>
    <w:rsid w:val="008E1796"/>
    <w:rsid w:val="008E2493"/>
    <w:rsid w:val="008E71F0"/>
    <w:rsid w:val="008F139D"/>
    <w:rsid w:val="008F4867"/>
    <w:rsid w:val="0090678D"/>
    <w:rsid w:val="00907A87"/>
    <w:rsid w:val="00912343"/>
    <w:rsid w:val="00921ED8"/>
    <w:rsid w:val="009302E3"/>
    <w:rsid w:val="0093096F"/>
    <w:rsid w:val="00930DD0"/>
    <w:rsid w:val="00931155"/>
    <w:rsid w:val="009317C1"/>
    <w:rsid w:val="00935879"/>
    <w:rsid w:val="00937845"/>
    <w:rsid w:val="0095119A"/>
    <w:rsid w:val="00955F9B"/>
    <w:rsid w:val="00957FFC"/>
    <w:rsid w:val="00971091"/>
    <w:rsid w:val="00974B56"/>
    <w:rsid w:val="0097617F"/>
    <w:rsid w:val="009808A1"/>
    <w:rsid w:val="00984A13"/>
    <w:rsid w:val="00991EF5"/>
    <w:rsid w:val="0099371B"/>
    <w:rsid w:val="009949A3"/>
    <w:rsid w:val="00994B10"/>
    <w:rsid w:val="00995136"/>
    <w:rsid w:val="009B60B2"/>
    <w:rsid w:val="009B7024"/>
    <w:rsid w:val="009E3732"/>
    <w:rsid w:val="009E649C"/>
    <w:rsid w:val="009F197F"/>
    <w:rsid w:val="009F2382"/>
    <w:rsid w:val="009F2C40"/>
    <w:rsid w:val="00A07C41"/>
    <w:rsid w:val="00A17289"/>
    <w:rsid w:val="00A22B2A"/>
    <w:rsid w:val="00A27425"/>
    <w:rsid w:val="00A27D45"/>
    <w:rsid w:val="00A4164C"/>
    <w:rsid w:val="00A56CAC"/>
    <w:rsid w:val="00A6230B"/>
    <w:rsid w:val="00A65741"/>
    <w:rsid w:val="00A72AAD"/>
    <w:rsid w:val="00A911FF"/>
    <w:rsid w:val="00A96EDF"/>
    <w:rsid w:val="00AA4F8E"/>
    <w:rsid w:val="00AA52EF"/>
    <w:rsid w:val="00AB0AE2"/>
    <w:rsid w:val="00AB1613"/>
    <w:rsid w:val="00AB2086"/>
    <w:rsid w:val="00AB32B5"/>
    <w:rsid w:val="00AC6060"/>
    <w:rsid w:val="00AC7963"/>
    <w:rsid w:val="00AE0D8B"/>
    <w:rsid w:val="00B01438"/>
    <w:rsid w:val="00B20AFF"/>
    <w:rsid w:val="00B268AA"/>
    <w:rsid w:val="00B41C24"/>
    <w:rsid w:val="00B60226"/>
    <w:rsid w:val="00B710FE"/>
    <w:rsid w:val="00B73BE3"/>
    <w:rsid w:val="00BA667B"/>
    <w:rsid w:val="00BB47DC"/>
    <w:rsid w:val="00BC1D8E"/>
    <w:rsid w:val="00BD6E7B"/>
    <w:rsid w:val="00BE5B5E"/>
    <w:rsid w:val="00C027F8"/>
    <w:rsid w:val="00C11D45"/>
    <w:rsid w:val="00C13878"/>
    <w:rsid w:val="00C15940"/>
    <w:rsid w:val="00C20AC3"/>
    <w:rsid w:val="00C21D75"/>
    <w:rsid w:val="00C4113B"/>
    <w:rsid w:val="00C56E6A"/>
    <w:rsid w:val="00C629C3"/>
    <w:rsid w:val="00C642BE"/>
    <w:rsid w:val="00C70137"/>
    <w:rsid w:val="00C71721"/>
    <w:rsid w:val="00C8652E"/>
    <w:rsid w:val="00CA1DF4"/>
    <w:rsid w:val="00CA428B"/>
    <w:rsid w:val="00CB0FBC"/>
    <w:rsid w:val="00CB1863"/>
    <w:rsid w:val="00CB57D5"/>
    <w:rsid w:val="00CC6E81"/>
    <w:rsid w:val="00CD18D1"/>
    <w:rsid w:val="00D02B1B"/>
    <w:rsid w:val="00D03971"/>
    <w:rsid w:val="00D05F1C"/>
    <w:rsid w:val="00D15566"/>
    <w:rsid w:val="00D47EA8"/>
    <w:rsid w:val="00D504C7"/>
    <w:rsid w:val="00D56429"/>
    <w:rsid w:val="00D61F26"/>
    <w:rsid w:val="00D82AEF"/>
    <w:rsid w:val="00D875B8"/>
    <w:rsid w:val="00DA115C"/>
    <w:rsid w:val="00DA2763"/>
    <w:rsid w:val="00DB3D6B"/>
    <w:rsid w:val="00DC71CD"/>
    <w:rsid w:val="00DD2439"/>
    <w:rsid w:val="00DE20D9"/>
    <w:rsid w:val="00DF435B"/>
    <w:rsid w:val="00E00ED9"/>
    <w:rsid w:val="00E103E9"/>
    <w:rsid w:val="00E11D41"/>
    <w:rsid w:val="00E13F60"/>
    <w:rsid w:val="00E16261"/>
    <w:rsid w:val="00E1726E"/>
    <w:rsid w:val="00E369DF"/>
    <w:rsid w:val="00E37C1E"/>
    <w:rsid w:val="00E50263"/>
    <w:rsid w:val="00E6133A"/>
    <w:rsid w:val="00E9011C"/>
    <w:rsid w:val="00E92DFE"/>
    <w:rsid w:val="00EC5610"/>
    <w:rsid w:val="00ED12CE"/>
    <w:rsid w:val="00EE5664"/>
    <w:rsid w:val="00EF13CA"/>
    <w:rsid w:val="00F02BE7"/>
    <w:rsid w:val="00F10EF4"/>
    <w:rsid w:val="00F2657D"/>
    <w:rsid w:val="00F307E5"/>
    <w:rsid w:val="00F35244"/>
    <w:rsid w:val="00F40D5B"/>
    <w:rsid w:val="00F432EF"/>
    <w:rsid w:val="00F45788"/>
    <w:rsid w:val="00F62D07"/>
    <w:rsid w:val="00F66C42"/>
    <w:rsid w:val="00F751EB"/>
    <w:rsid w:val="00F809EA"/>
    <w:rsid w:val="00F85AAA"/>
    <w:rsid w:val="00F87DDC"/>
    <w:rsid w:val="00F9309C"/>
    <w:rsid w:val="00F95C78"/>
    <w:rsid w:val="00FB3AB9"/>
    <w:rsid w:val="00FC2FCC"/>
    <w:rsid w:val="00FC50B9"/>
    <w:rsid w:val="00FF0D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A294D7B"/>
  <w14:defaultImageDpi w14:val="32767"/>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pPr>
        <w:spacing w:line="240" w:lineRule="atLeast"/>
      </w:pPr>
    </w:pPrDefault>
  </w:docDefaults>
  <w:latentStyles w:defLockedState="0" w:defUIPriority="0" w:defSemiHidden="0" w:defUnhideWhenUsed="0" w:defQFormat="0" w:count="376">
    <w:lsdException w:name="Normal" w:qFormat="1"/>
    <w:lsdException w:name="heading 1" w:semiHidden="1"/>
    <w:lsdException w:name="heading 2" w:semiHidden="1"/>
    <w:lsdException w:name="heading 3" w:semiHidden="1"/>
    <w:lsdException w:name="heading 4" w:semiHidden="1"/>
    <w:lsdException w:name="heading 5" w:semiHidden="1"/>
    <w:lsdException w:name="heading 6" w:semiHidden="1"/>
    <w:lsdException w:name="heading 7" w:semiHidden="1"/>
    <w:lsdException w:name="heading 8" w:semiHidden="1"/>
    <w:lsdException w:name="heading 9" w:semiHidden="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lsdException w:name="toc 2" w:semiHidden="1"/>
    <w:lsdException w:name="toc 3" w:semiHidden="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lsdException w:name="header" w:semiHidden="1"/>
    <w:lsdException w:name="footer" w:semiHidden="1"/>
    <w:lsdException w:name="index heading" w:semiHidden="1"/>
    <w:lsdException w:name="caption" w:semiHidden="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lsdException w:name="Closing" w:semiHidden="1"/>
    <w:lsdException w:name="Signature" w:semiHidden="1"/>
    <w:lsdException w:name="Default Paragraph Font" w:semiHidden="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lsdException w:name="Emphasis" w:semiHidden="1"/>
    <w:lsdException w:name="Document Map" w:semiHidden="1"/>
    <w:lsdException w:name="Plain Text" w:semiHidden="1"/>
    <w:lsdException w:name="E-mail Signature" w:semiHidden="1"/>
    <w:lsdException w:name="HTML Top of Form" w:semiHidden="1"/>
    <w:lsdException w:name="HTML Bottom of Form" w:semiHidden="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lsdException w:name="No List" w:semiHidden="1"/>
    <w:lsdException w:name="Outline List 1" w:semiHidden="1"/>
    <w:lsdException w:name="Outline List 2" w:semiHidden="1"/>
    <w:lsdException w:name="Outline List 3" w:semiHidden="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lsdException w:name="No Spacing"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semiHidden="1"/>
    <w:lsdException w:name="Quote" w:semiHidden="1"/>
    <w:lsdException w:name="Intense Quote"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lsdException w:name="Intense Emphasis" w:semiHidden="1"/>
    <w:lsdException w:name="Subtle Reference" w:semiHidden="1"/>
    <w:lsdException w:name="Intense Reference" w:semiHidden="1"/>
    <w:lsdException w:name="Book Title" w:semiHidden="1"/>
    <w:lsdException w:name="Bibliography" w:semiHidden="1"/>
    <w:lsdException w:name="TOC Heading" w:semiHidden="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763703"/>
    <w:pPr>
      <w:overflowPunct w:val="0"/>
      <w:autoSpaceDE w:val="0"/>
      <w:autoSpaceDN w:val="0"/>
      <w:adjustRightInd w:val="0"/>
      <w:ind w:firstLine="227"/>
      <w:jc w:val="both"/>
      <w:textAlignment w:val="baseline"/>
    </w:pPr>
    <w:rPr>
      <w:rFonts w:eastAsia="Times New Roman"/>
    </w:rPr>
  </w:style>
  <w:style w:type="paragraph" w:styleId="1">
    <w:name w:val="heading 1"/>
    <w:basedOn w:val="a"/>
    <w:next w:val="p1a"/>
    <w:semiHidden/>
    <w:unhideWhenUsed/>
    <w:qFormat/>
    <w:pPr>
      <w:keepNext/>
      <w:keepLines/>
      <w:suppressAutoHyphens/>
      <w:spacing w:before="360" w:after="240" w:line="300" w:lineRule="atLeast"/>
      <w:ind w:left="567" w:hanging="567"/>
      <w:jc w:val="left"/>
      <w:outlineLvl w:val="0"/>
    </w:pPr>
    <w:rPr>
      <w:b/>
      <w:sz w:val="24"/>
    </w:rPr>
  </w:style>
  <w:style w:type="paragraph" w:styleId="2">
    <w:name w:val="heading 2"/>
    <w:basedOn w:val="a"/>
    <w:next w:val="p1a"/>
    <w:semiHidden/>
    <w:unhideWhenUsed/>
    <w:qFormat/>
    <w:pPr>
      <w:keepNext/>
      <w:keepLines/>
      <w:suppressAutoHyphens/>
      <w:spacing w:before="360" w:after="160"/>
      <w:ind w:left="567" w:hanging="567"/>
      <w:jc w:val="left"/>
      <w:outlineLvl w:val="1"/>
    </w:pPr>
    <w:rPr>
      <w:b/>
    </w:rPr>
  </w:style>
  <w:style w:type="paragraph" w:styleId="3">
    <w:name w:val="heading 3"/>
    <w:basedOn w:val="a"/>
    <w:next w:val="a"/>
    <w:qFormat/>
    <w:pPr>
      <w:spacing w:before="360"/>
      <w:ind w:firstLine="0"/>
      <w:outlineLvl w:val="2"/>
    </w:pPr>
  </w:style>
  <w:style w:type="paragraph" w:styleId="4">
    <w:name w:val="heading 4"/>
    <w:basedOn w:val="a"/>
    <w:next w:val="a"/>
    <w:qFormat/>
    <w:pPr>
      <w:spacing w:before="240"/>
      <w:ind w:firstLine="0"/>
      <w:outlineLvl w:val="3"/>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bstract">
    <w:name w:val="abstract"/>
    <w:basedOn w:val="a"/>
    <w:pPr>
      <w:spacing w:before="600" w:after="360" w:line="220" w:lineRule="atLeast"/>
      <w:ind w:left="567" w:right="567"/>
      <w:contextualSpacing/>
    </w:pPr>
    <w:rPr>
      <w:sz w:val="18"/>
    </w:rPr>
  </w:style>
  <w:style w:type="paragraph" w:customStyle="1" w:styleId="address">
    <w:name w:val="address"/>
    <w:basedOn w:val="a"/>
    <w:pPr>
      <w:spacing w:after="200" w:line="220" w:lineRule="atLeast"/>
      <w:ind w:firstLine="0"/>
      <w:contextualSpacing/>
      <w:jc w:val="center"/>
    </w:pPr>
    <w:rPr>
      <w:sz w:val="18"/>
    </w:rPr>
  </w:style>
  <w:style w:type="numbering" w:customStyle="1" w:styleId="arabnumitem">
    <w:name w:val="arabnumitem"/>
    <w:basedOn w:val="a2"/>
    <w:pPr>
      <w:numPr>
        <w:numId w:val="5"/>
      </w:numPr>
    </w:pPr>
  </w:style>
  <w:style w:type="paragraph" w:customStyle="1" w:styleId="author">
    <w:name w:val="author"/>
    <w:basedOn w:val="a"/>
    <w:next w:val="address"/>
    <w:pPr>
      <w:spacing w:after="200" w:line="220" w:lineRule="atLeast"/>
      <w:ind w:firstLine="0"/>
      <w:jc w:val="center"/>
    </w:pPr>
  </w:style>
  <w:style w:type="paragraph" w:customStyle="1" w:styleId="bulletitem">
    <w:name w:val="bulletitem"/>
    <w:basedOn w:val="a"/>
    <w:pPr>
      <w:numPr>
        <w:numId w:val="2"/>
      </w:numPr>
      <w:spacing w:before="160" w:after="160"/>
      <w:contextualSpacing/>
    </w:pPr>
  </w:style>
  <w:style w:type="paragraph" w:customStyle="1" w:styleId="dashitem">
    <w:name w:val="dashitem"/>
    <w:basedOn w:val="a"/>
    <w:pPr>
      <w:numPr>
        <w:numId w:val="4"/>
      </w:numPr>
      <w:spacing w:before="160" w:after="160"/>
      <w:contextualSpacing/>
    </w:pPr>
  </w:style>
  <w:style w:type="character" w:customStyle="1" w:styleId="e-mail">
    <w:name w:val="e-mail"/>
    <w:basedOn w:val="a0"/>
    <w:rPr>
      <w:rFonts w:ascii="Courier" w:hAnsi="Courier"/>
      <w:noProof/>
    </w:rPr>
  </w:style>
  <w:style w:type="paragraph" w:customStyle="1" w:styleId="equation">
    <w:name w:val="equation"/>
    <w:basedOn w:val="a"/>
    <w:next w:val="a"/>
    <w:pPr>
      <w:tabs>
        <w:tab w:val="center" w:pos="3289"/>
        <w:tab w:val="right" w:pos="6917"/>
      </w:tabs>
      <w:spacing w:before="160" w:after="160"/>
      <w:ind w:firstLine="0"/>
    </w:pPr>
  </w:style>
  <w:style w:type="paragraph" w:customStyle="1" w:styleId="figurecaption">
    <w:name w:val="figurecaption"/>
    <w:basedOn w:val="a"/>
    <w:next w:val="a"/>
    <w:pPr>
      <w:keepLines/>
      <w:spacing w:before="120" w:after="240" w:line="220" w:lineRule="atLeast"/>
      <w:ind w:firstLine="0"/>
      <w:jc w:val="center"/>
    </w:pPr>
    <w:rPr>
      <w:sz w:val="18"/>
    </w:rPr>
  </w:style>
  <w:style w:type="character" w:styleId="a3">
    <w:name w:val="footnote reference"/>
    <w:basedOn w:val="a0"/>
    <w:semiHidden/>
    <w:unhideWhenUsed/>
    <w:rPr>
      <w:position w:val="0"/>
      <w:vertAlign w:val="superscript"/>
    </w:rPr>
  </w:style>
  <w:style w:type="paragraph" w:styleId="a4">
    <w:name w:val="footer"/>
    <w:basedOn w:val="a"/>
    <w:unhideWhenUsed/>
  </w:style>
  <w:style w:type="paragraph" w:customStyle="1" w:styleId="heading1">
    <w:name w:val="heading1"/>
    <w:basedOn w:val="a"/>
    <w:next w:val="p1a"/>
    <w:qFormat/>
    <w:pPr>
      <w:keepNext/>
      <w:keepLines/>
      <w:suppressAutoHyphens/>
      <w:spacing w:before="360" w:after="240" w:line="300" w:lineRule="atLeast"/>
      <w:ind w:firstLine="0"/>
      <w:jc w:val="left"/>
      <w:outlineLvl w:val="0"/>
    </w:pPr>
    <w:rPr>
      <w:b/>
      <w:sz w:val="24"/>
    </w:rPr>
  </w:style>
  <w:style w:type="paragraph" w:customStyle="1" w:styleId="heading2">
    <w:name w:val="heading2"/>
    <w:basedOn w:val="a"/>
    <w:next w:val="p1a"/>
    <w:qFormat/>
    <w:pPr>
      <w:keepNext/>
      <w:keepLines/>
      <w:suppressAutoHyphens/>
      <w:spacing w:before="360" w:after="160"/>
      <w:ind w:firstLine="0"/>
      <w:jc w:val="left"/>
      <w:outlineLvl w:val="1"/>
    </w:pPr>
    <w:rPr>
      <w:b/>
    </w:rPr>
  </w:style>
  <w:style w:type="character" w:customStyle="1" w:styleId="heading3">
    <w:name w:val="heading3"/>
    <w:basedOn w:val="a0"/>
    <w:rPr>
      <w:b/>
    </w:rPr>
  </w:style>
  <w:style w:type="character" w:customStyle="1" w:styleId="heading4">
    <w:name w:val="heading4"/>
    <w:basedOn w:val="a0"/>
    <w:rPr>
      <w:i/>
    </w:rPr>
  </w:style>
  <w:style w:type="numbering" w:customStyle="1" w:styleId="headings">
    <w:name w:val="headings"/>
    <w:basedOn w:val="arabnumitem"/>
    <w:pPr>
      <w:numPr>
        <w:numId w:val="7"/>
      </w:numPr>
    </w:pPr>
  </w:style>
  <w:style w:type="character" w:styleId="a5">
    <w:name w:val="Hyperlink"/>
    <w:basedOn w:val="a0"/>
    <w:unhideWhenUsed/>
    <w:rPr>
      <w:color w:val="auto"/>
      <w:u w:val="none"/>
    </w:rPr>
  </w:style>
  <w:style w:type="paragraph" w:customStyle="1" w:styleId="image">
    <w:name w:val="image"/>
    <w:basedOn w:val="a"/>
    <w:next w:val="a"/>
    <w:pPr>
      <w:spacing w:before="240" w:after="120"/>
      <w:ind w:firstLine="0"/>
      <w:jc w:val="center"/>
    </w:pPr>
  </w:style>
  <w:style w:type="numbering" w:customStyle="1" w:styleId="itemization1">
    <w:name w:val="itemization1"/>
    <w:basedOn w:val="a2"/>
    <w:pPr>
      <w:numPr>
        <w:numId w:val="1"/>
      </w:numPr>
    </w:pPr>
  </w:style>
  <w:style w:type="numbering" w:customStyle="1" w:styleId="itemization2">
    <w:name w:val="itemization2"/>
    <w:basedOn w:val="a2"/>
    <w:pPr>
      <w:numPr>
        <w:numId w:val="3"/>
      </w:numPr>
    </w:pPr>
  </w:style>
  <w:style w:type="paragraph" w:customStyle="1" w:styleId="keywords">
    <w:name w:val="keywords"/>
    <w:basedOn w:val="abstract"/>
    <w:next w:val="heading1"/>
    <w:pPr>
      <w:spacing w:before="220"/>
      <w:ind w:firstLine="0"/>
      <w:contextualSpacing w:val="0"/>
      <w:jc w:val="left"/>
    </w:pPr>
  </w:style>
  <w:style w:type="paragraph" w:styleId="a6">
    <w:name w:val="header"/>
    <w:basedOn w:val="a"/>
    <w:unhideWhenUsed/>
    <w:pPr>
      <w:tabs>
        <w:tab w:val="center" w:pos="4536"/>
        <w:tab w:val="right" w:pos="9072"/>
      </w:tabs>
      <w:ind w:firstLine="0"/>
    </w:pPr>
    <w:rPr>
      <w:sz w:val="18"/>
      <w:szCs w:val="18"/>
    </w:rPr>
  </w:style>
  <w:style w:type="paragraph" w:customStyle="1" w:styleId="numitem">
    <w:name w:val="numitem"/>
    <w:basedOn w:val="a"/>
    <w:pPr>
      <w:numPr>
        <w:numId w:val="6"/>
      </w:numPr>
      <w:spacing w:before="160" w:after="160"/>
      <w:contextualSpacing/>
    </w:pPr>
  </w:style>
  <w:style w:type="paragraph" w:customStyle="1" w:styleId="p1a">
    <w:name w:val="p1a"/>
    <w:basedOn w:val="a"/>
    <w:next w:val="a"/>
    <w:link w:val="p1a0"/>
    <w:pPr>
      <w:ind w:firstLine="0"/>
    </w:pPr>
  </w:style>
  <w:style w:type="paragraph" w:customStyle="1" w:styleId="programcode">
    <w:name w:val="programcode"/>
    <w:basedOn w:val="a"/>
    <w:pPr>
      <w:tabs>
        <w:tab w:val="left" w:pos="227"/>
        <w:tab w:val="left" w:pos="454"/>
        <w:tab w:val="left" w:pos="680"/>
        <w:tab w:val="left" w:pos="907"/>
        <w:tab w:val="left" w:pos="1134"/>
        <w:tab w:val="left" w:pos="1361"/>
        <w:tab w:val="left" w:pos="1588"/>
        <w:tab w:val="left" w:pos="1814"/>
        <w:tab w:val="left" w:pos="2041"/>
        <w:tab w:val="left" w:pos="2268"/>
        <w:tab w:val="left" w:pos="2495"/>
        <w:tab w:val="left" w:pos="2722"/>
        <w:tab w:val="left" w:pos="2948"/>
        <w:tab w:val="left" w:pos="3175"/>
        <w:tab w:val="left" w:pos="3402"/>
        <w:tab w:val="left" w:pos="3629"/>
        <w:tab w:val="left" w:pos="3856"/>
        <w:tab w:val="left" w:pos="4082"/>
        <w:tab w:val="left" w:pos="4309"/>
        <w:tab w:val="left" w:pos="4536"/>
        <w:tab w:val="left" w:pos="4763"/>
        <w:tab w:val="left" w:pos="4990"/>
        <w:tab w:val="left" w:pos="5216"/>
        <w:tab w:val="left" w:pos="5443"/>
        <w:tab w:val="left" w:pos="5670"/>
        <w:tab w:val="left" w:pos="5897"/>
        <w:tab w:val="left" w:pos="6124"/>
        <w:tab w:val="left" w:pos="6350"/>
        <w:tab w:val="left" w:pos="6577"/>
      </w:tabs>
      <w:spacing w:before="160" w:after="160"/>
      <w:ind w:firstLine="0"/>
      <w:contextualSpacing/>
      <w:jc w:val="left"/>
    </w:pPr>
    <w:rPr>
      <w:rFonts w:ascii="Courier" w:hAnsi="Courier"/>
    </w:rPr>
  </w:style>
  <w:style w:type="paragraph" w:customStyle="1" w:styleId="referenceitem">
    <w:name w:val="referenceitem"/>
    <w:basedOn w:val="a"/>
    <w:pPr>
      <w:spacing w:line="220" w:lineRule="atLeast"/>
      <w:ind w:firstLine="0"/>
    </w:pPr>
    <w:rPr>
      <w:sz w:val="18"/>
    </w:rPr>
  </w:style>
  <w:style w:type="numbering" w:customStyle="1" w:styleId="referencelist">
    <w:name w:val="referencelist"/>
    <w:basedOn w:val="a2"/>
    <w:semiHidden/>
    <w:pPr>
      <w:numPr>
        <w:numId w:val="8"/>
      </w:numPr>
    </w:pPr>
  </w:style>
  <w:style w:type="paragraph" w:customStyle="1" w:styleId="runninghead-left">
    <w:name w:val="running head - left"/>
    <w:basedOn w:val="a"/>
    <w:pPr>
      <w:ind w:firstLine="0"/>
      <w:jc w:val="left"/>
    </w:pPr>
    <w:rPr>
      <w:sz w:val="18"/>
      <w:szCs w:val="18"/>
    </w:rPr>
  </w:style>
  <w:style w:type="paragraph" w:customStyle="1" w:styleId="runninghead-right">
    <w:name w:val="running head - right"/>
    <w:basedOn w:val="a"/>
    <w:pPr>
      <w:ind w:firstLine="0"/>
      <w:jc w:val="right"/>
    </w:pPr>
    <w:rPr>
      <w:bCs/>
      <w:sz w:val="18"/>
      <w:szCs w:val="18"/>
    </w:rPr>
  </w:style>
  <w:style w:type="character" w:styleId="a7">
    <w:name w:val="page number"/>
    <w:basedOn w:val="a0"/>
    <w:semiHidden/>
    <w:unhideWhenUsed/>
    <w:rPr>
      <w:sz w:val="18"/>
    </w:rPr>
  </w:style>
  <w:style w:type="paragraph" w:customStyle="1" w:styleId="papertitle">
    <w:name w:val="papertitle"/>
    <w:basedOn w:val="a"/>
    <w:next w:val="author"/>
    <w:pPr>
      <w:keepNext/>
      <w:keepLines/>
      <w:suppressAutoHyphens/>
      <w:spacing w:after="480" w:line="360" w:lineRule="atLeast"/>
      <w:ind w:firstLine="0"/>
      <w:jc w:val="center"/>
    </w:pPr>
    <w:rPr>
      <w:b/>
      <w:sz w:val="28"/>
    </w:rPr>
  </w:style>
  <w:style w:type="paragraph" w:customStyle="1" w:styleId="papersubtitle">
    <w:name w:val="papersubtitle"/>
    <w:basedOn w:val="papertitle"/>
    <w:next w:val="author"/>
    <w:pPr>
      <w:spacing w:before="120" w:line="280" w:lineRule="atLeast"/>
    </w:pPr>
    <w:rPr>
      <w:sz w:val="24"/>
    </w:rPr>
  </w:style>
  <w:style w:type="paragraph" w:customStyle="1" w:styleId="tablecaption">
    <w:name w:val="tablecaption"/>
    <w:basedOn w:val="a"/>
    <w:next w:val="a"/>
    <w:pPr>
      <w:keepNext/>
      <w:keepLines/>
      <w:spacing w:before="240" w:after="120" w:line="220" w:lineRule="atLeast"/>
      <w:ind w:firstLine="0"/>
      <w:jc w:val="center"/>
    </w:pPr>
    <w:rPr>
      <w:sz w:val="18"/>
    </w:rPr>
  </w:style>
  <w:style w:type="character" w:customStyle="1" w:styleId="url">
    <w:name w:val="url"/>
    <w:basedOn w:val="a0"/>
    <w:rPr>
      <w:rFonts w:ascii="Courier" w:hAnsi="Courier"/>
      <w:noProof/>
    </w:rPr>
  </w:style>
  <w:style w:type="character" w:customStyle="1" w:styleId="ORCID">
    <w:name w:val="ORCID"/>
    <w:basedOn w:val="a0"/>
    <w:rPr>
      <w:position w:val="0"/>
      <w:vertAlign w:val="superscript"/>
    </w:rPr>
  </w:style>
  <w:style w:type="paragraph" w:styleId="a8">
    <w:name w:val="footnote text"/>
    <w:basedOn w:val="a"/>
    <w:semiHidden/>
    <w:pPr>
      <w:spacing w:line="220" w:lineRule="atLeast"/>
      <w:ind w:left="227" w:hanging="227"/>
    </w:pPr>
    <w:rPr>
      <w:sz w:val="18"/>
    </w:rPr>
  </w:style>
  <w:style w:type="paragraph" w:customStyle="1" w:styleId="ReferenceLine">
    <w:name w:val="ReferenceLine"/>
    <w:basedOn w:val="p1a"/>
    <w:semiHidden/>
    <w:unhideWhenUsed/>
    <w:pPr>
      <w:spacing w:line="200" w:lineRule="exact"/>
    </w:pPr>
    <w:rPr>
      <w:sz w:val="16"/>
    </w:rPr>
  </w:style>
  <w:style w:type="table" w:styleId="a9">
    <w:name w:val="Grid Table Light"/>
    <w:basedOn w:val="a1"/>
    <w:uiPriority w:val="40"/>
    <w:rsid w:val="007C5946"/>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EndNoteBibliographyTitle">
    <w:name w:val="EndNote Bibliography Title"/>
    <w:basedOn w:val="a"/>
    <w:link w:val="EndNoteBibliographyTitle0"/>
    <w:rsid w:val="007542A1"/>
    <w:pPr>
      <w:jc w:val="center"/>
    </w:pPr>
  </w:style>
  <w:style w:type="character" w:customStyle="1" w:styleId="p1a0">
    <w:name w:val="p1a 字符"/>
    <w:basedOn w:val="a0"/>
    <w:link w:val="p1a"/>
    <w:rsid w:val="007542A1"/>
    <w:rPr>
      <w:rFonts w:eastAsia="Times New Roman"/>
    </w:rPr>
  </w:style>
  <w:style w:type="character" w:customStyle="1" w:styleId="EndNoteBibliographyTitle0">
    <w:name w:val="EndNote Bibliography Title 字符"/>
    <w:basedOn w:val="p1a0"/>
    <w:link w:val="EndNoteBibliographyTitle"/>
    <w:rsid w:val="007542A1"/>
    <w:rPr>
      <w:rFonts w:eastAsia="Times New Roman"/>
    </w:rPr>
  </w:style>
  <w:style w:type="paragraph" w:customStyle="1" w:styleId="EndNoteBibliography">
    <w:name w:val="EndNote Bibliography"/>
    <w:basedOn w:val="a"/>
    <w:link w:val="EndNoteBibliography0"/>
    <w:rsid w:val="007542A1"/>
  </w:style>
  <w:style w:type="character" w:customStyle="1" w:styleId="EndNoteBibliography0">
    <w:name w:val="EndNote Bibliography 字符"/>
    <w:basedOn w:val="p1a0"/>
    <w:link w:val="EndNoteBibliography"/>
    <w:rsid w:val="007542A1"/>
    <w:rPr>
      <w:rFonts w:eastAsia="Times New Roman"/>
    </w:rPr>
  </w:style>
  <w:style w:type="character" w:styleId="aa">
    <w:name w:val="Unresolved Mention"/>
    <w:basedOn w:val="a0"/>
    <w:uiPriority w:val="99"/>
    <w:semiHidden/>
    <w:unhideWhenUsed/>
    <w:rsid w:val="007542A1"/>
    <w:rPr>
      <w:color w:val="605E5C"/>
      <w:shd w:val="clear" w:color="auto" w:fill="E1DFDD"/>
    </w:rPr>
  </w:style>
  <w:style w:type="character" w:styleId="ab">
    <w:name w:val="FollowedHyperlink"/>
    <w:basedOn w:val="a0"/>
    <w:semiHidden/>
    <w:rsid w:val="000E23BD"/>
    <w:rPr>
      <w:color w:val="954F72" w:themeColor="followedHyperlink"/>
      <w:u w:val="single"/>
    </w:rPr>
  </w:style>
  <w:style w:type="character" w:customStyle="1" w:styleId="citation-224">
    <w:name w:val="citation-224"/>
    <w:basedOn w:val="a0"/>
    <w:rsid w:val="008C60DC"/>
  </w:style>
  <w:style w:type="character" w:customStyle="1" w:styleId="citation-223">
    <w:name w:val="citation-223"/>
    <w:basedOn w:val="a0"/>
    <w:rsid w:val="008C60DC"/>
  </w:style>
  <w:style w:type="character" w:customStyle="1" w:styleId="citation-222">
    <w:name w:val="citation-222"/>
    <w:basedOn w:val="a0"/>
    <w:rsid w:val="008C60DC"/>
  </w:style>
  <w:style w:type="character" w:customStyle="1" w:styleId="citation-221">
    <w:name w:val="citation-221"/>
    <w:basedOn w:val="a0"/>
    <w:rsid w:val="008C60DC"/>
  </w:style>
  <w:style w:type="character" w:customStyle="1" w:styleId="citation-220">
    <w:name w:val="citation-220"/>
    <w:basedOn w:val="a0"/>
    <w:rsid w:val="00F307E5"/>
  </w:style>
  <w:style w:type="character" w:customStyle="1" w:styleId="citation-219">
    <w:name w:val="citation-219"/>
    <w:basedOn w:val="a0"/>
    <w:rsid w:val="00F307E5"/>
  </w:style>
  <w:style w:type="character" w:customStyle="1" w:styleId="citation-218">
    <w:name w:val="citation-218"/>
    <w:basedOn w:val="a0"/>
    <w:rsid w:val="00F307E5"/>
  </w:style>
  <w:style w:type="character" w:customStyle="1" w:styleId="citation-217">
    <w:name w:val="citation-217"/>
    <w:basedOn w:val="a0"/>
    <w:rsid w:val="00F307E5"/>
  </w:style>
  <w:style w:type="paragraph" w:customStyle="1" w:styleId="acknowlegments">
    <w:name w:val="acknowlegments"/>
    <w:basedOn w:val="a"/>
    <w:qFormat/>
    <w:rsid w:val="00163EA2"/>
    <w:pPr>
      <w:spacing w:before="240" w:line="220" w:lineRule="atLeast"/>
      <w:ind w:firstLine="0"/>
    </w:pPr>
    <w:rPr>
      <w:sz w:val="18"/>
    </w:rPr>
  </w:style>
  <w:style w:type="paragraph" w:customStyle="1" w:styleId="runningheadleft">
    <w:name w:val="runninghead left"/>
    <w:basedOn w:val="a"/>
    <w:rsid w:val="00221A79"/>
    <w:pPr>
      <w:tabs>
        <w:tab w:val="left" w:pos="680"/>
      </w:tabs>
      <w:ind w:firstLine="0"/>
      <w:jc w:val="left"/>
    </w:pPr>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143782">
      <w:bodyDiv w:val="1"/>
      <w:marLeft w:val="0"/>
      <w:marRight w:val="0"/>
      <w:marTop w:val="0"/>
      <w:marBottom w:val="0"/>
      <w:divBdr>
        <w:top w:val="none" w:sz="0" w:space="0" w:color="auto"/>
        <w:left w:val="none" w:sz="0" w:space="0" w:color="auto"/>
        <w:bottom w:val="none" w:sz="0" w:space="0" w:color="auto"/>
        <w:right w:val="none" w:sz="0" w:space="0" w:color="auto"/>
      </w:divBdr>
      <w:divsChild>
        <w:div w:id="56784010">
          <w:marLeft w:val="0"/>
          <w:marRight w:val="0"/>
          <w:marTop w:val="0"/>
          <w:marBottom w:val="0"/>
          <w:divBdr>
            <w:top w:val="none" w:sz="0" w:space="0" w:color="auto"/>
            <w:left w:val="none" w:sz="0" w:space="0" w:color="auto"/>
            <w:bottom w:val="none" w:sz="0" w:space="0" w:color="auto"/>
            <w:right w:val="none" w:sz="0" w:space="0" w:color="auto"/>
          </w:divBdr>
        </w:div>
      </w:divsChild>
    </w:div>
    <w:div w:id="645822031">
      <w:bodyDiv w:val="1"/>
      <w:marLeft w:val="0"/>
      <w:marRight w:val="0"/>
      <w:marTop w:val="0"/>
      <w:marBottom w:val="0"/>
      <w:divBdr>
        <w:top w:val="none" w:sz="0" w:space="0" w:color="auto"/>
        <w:left w:val="none" w:sz="0" w:space="0" w:color="auto"/>
        <w:bottom w:val="none" w:sz="0" w:space="0" w:color="auto"/>
        <w:right w:val="none" w:sz="0" w:space="0" w:color="auto"/>
      </w:divBdr>
      <w:divsChild>
        <w:div w:id="467940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2756209">
      <w:bodyDiv w:val="1"/>
      <w:marLeft w:val="0"/>
      <w:marRight w:val="0"/>
      <w:marTop w:val="0"/>
      <w:marBottom w:val="0"/>
      <w:divBdr>
        <w:top w:val="none" w:sz="0" w:space="0" w:color="auto"/>
        <w:left w:val="none" w:sz="0" w:space="0" w:color="auto"/>
        <w:bottom w:val="none" w:sz="0" w:space="0" w:color="auto"/>
        <w:right w:val="none" w:sz="0" w:space="0" w:color="auto"/>
      </w:divBdr>
      <w:divsChild>
        <w:div w:id="1676498865">
          <w:marLeft w:val="0"/>
          <w:marRight w:val="0"/>
          <w:marTop w:val="0"/>
          <w:marBottom w:val="0"/>
          <w:divBdr>
            <w:top w:val="none" w:sz="0" w:space="0" w:color="auto"/>
            <w:left w:val="none" w:sz="0" w:space="0" w:color="auto"/>
            <w:bottom w:val="none" w:sz="0" w:space="0" w:color="auto"/>
            <w:right w:val="none" w:sz="0" w:space="0" w:color="auto"/>
          </w:divBdr>
        </w:div>
      </w:divsChild>
    </w:div>
    <w:div w:id="1536843477">
      <w:bodyDiv w:val="1"/>
      <w:marLeft w:val="0"/>
      <w:marRight w:val="0"/>
      <w:marTop w:val="0"/>
      <w:marBottom w:val="0"/>
      <w:divBdr>
        <w:top w:val="none" w:sz="0" w:space="0" w:color="auto"/>
        <w:left w:val="none" w:sz="0" w:space="0" w:color="auto"/>
        <w:bottom w:val="none" w:sz="0" w:space="0" w:color="auto"/>
        <w:right w:val="none" w:sz="0" w:space="0" w:color="auto"/>
      </w:divBdr>
      <w:divsChild>
        <w:div w:id="205148371">
          <w:marLeft w:val="0"/>
          <w:marRight w:val="0"/>
          <w:marTop w:val="0"/>
          <w:marBottom w:val="0"/>
          <w:divBdr>
            <w:top w:val="none" w:sz="0" w:space="0" w:color="auto"/>
            <w:left w:val="none" w:sz="0" w:space="0" w:color="auto"/>
            <w:bottom w:val="none" w:sz="0" w:space="0" w:color="auto"/>
            <w:right w:val="none" w:sz="0" w:space="0" w:color="auto"/>
          </w:divBdr>
        </w:div>
        <w:div w:id="1350065606">
          <w:marLeft w:val="0"/>
          <w:marRight w:val="0"/>
          <w:marTop w:val="0"/>
          <w:marBottom w:val="0"/>
          <w:divBdr>
            <w:top w:val="none" w:sz="0" w:space="0" w:color="auto"/>
            <w:left w:val="none" w:sz="0" w:space="0" w:color="auto"/>
            <w:bottom w:val="none" w:sz="0" w:space="0" w:color="auto"/>
            <w:right w:val="none" w:sz="0" w:space="0" w:color="auto"/>
          </w:divBdr>
        </w:div>
        <w:div w:id="482818205">
          <w:marLeft w:val="0"/>
          <w:marRight w:val="0"/>
          <w:marTop w:val="0"/>
          <w:marBottom w:val="0"/>
          <w:divBdr>
            <w:top w:val="none" w:sz="0" w:space="0" w:color="auto"/>
            <w:left w:val="none" w:sz="0" w:space="0" w:color="auto"/>
            <w:bottom w:val="none" w:sz="0" w:space="0" w:color="auto"/>
            <w:right w:val="none" w:sz="0" w:space="0" w:color="auto"/>
          </w:divBdr>
        </w:div>
        <w:div w:id="42600591">
          <w:marLeft w:val="0"/>
          <w:marRight w:val="0"/>
          <w:marTop w:val="0"/>
          <w:marBottom w:val="0"/>
          <w:divBdr>
            <w:top w:val="none" w:sz="0" w:space="0" w:color="auto"/>
            <w:left w:val="none" w:sz="0" w:space="0" w:color="auto"/>
            <w:bottom w:val="none" w:sz="0" w:space="0" w:color="auto"/>
            <w:right w:val="none" w:sz="0" w:space="0" w:color="auto"/>
          </w:divBdr>
        </w:div>
      </w:divsChild>
    </w:div>
    <w:div w:id="1731339465">
      <w:bodyDiv w:val="1"/>
      <w:marLeft w:val="0"/>
      <w:marRight w:val="0"/>
      <w:marTop w:val="0"/>
      <w:marBottom w:val="0"/>
      <w:divBdr>
        <w:top w:val="none" w:sz="0" w:space="0" w:color="auto"/>
        <w:left w:val="none" w:sz="0" w:space="0" w:color="auto"/>
        <w:bottom w:val="none" w:sz="0" w:space="0" w:color="auto"/>
        <w:right w:val="none" w:sz="0" w:space="0" w:color="auto"/>
      </w:divBdr>
      <w:divsChild>
        <w:div w:id="797800923">
          <w:marLeft w:val="0"/>
          <w:marRight w:val="0"/>
          <w:marTop w:val="0"/>
          <w:marBottom w:val="0"/>
          <w:divBdr>
            <w:top w:val="none" w:sz="0" w:space="0" w:color="auto"/>
            <w:left w:val="none" w:sz="0" w:space="0" w:color="auto"/>
            <w:bottom w:val="none" w:sz="0" w:space="0" w:color="auto"/>
            <w:right w:val="none" w:sz="0" w:space="0" w:color="auto"/>
          </w:divBdr>
          <w:divsChild>
            <w:div w:id="26805213">
              <w:marLeft w:val="0"/>
              <w:marRight w:val="0"/>
              <w:marTop w:val="0"/>
              <w:marBottom w:val="0"/>
              <w:divBdr>
                <w:top w:val="none" w:sz="0" w:space="0" w:color="auto"/>
                <w:left w:val="none" w:sz="0" w:space="0" w:color="auto"/>
                <w:bottom w:val="none" w:sz="0" w:space="0" w:color="auto"/>
                <w:right w:val="none" w:sz="0" w:space="0" w:color="auto"/>
              </w:divBdr>
              <w:divsChild>
                <w:div w:id="836728183">
                  <w:marLeft w:val="0"/>
                  <w:marRight w:val="0"/>
                  <w:marTop w:val="0"/>
                  <w:marBottom w:val="0"/>
                  <w:divBdr>
                    <w:top w:val="none" w:sz="0" w:space="0" w:color="auto"/>
                    <w:left w:val="none" w:sz="0" w:space="0" w:color="auto"/>
                    <w:bottom w:val="none" w:sz="0" w:space="0" w:color="auto"/>
                    <w:right w:val="none" w:sz="0" w:space="0" w:color="auto"/>
                  </w:divBdr>
                  <w:divsChild>
                    <w:div w:id="689994351">
                      <w:marLeft w:val="0"/>
                      <w:marRight w:val="0"/>
                      <w:marTop w:val="0"/>
                      <w:marBottom w:val="0"/>
                      <w:divBdr>
                        <w:top w:val="none" w:sz="0" w:space="0" w:color="auto"/>
                        <w:left w:val="none" w:sz="0" w:space="0" w:color="auto"/>
                        <w:bottom w:val="none" w:sz="0" w:space="0" w:color="auto"/>
                        <w:right w:val="none" w:sz="0" w:space="0" w:color="auto"/>
                      </w:divBdr>
                      <w:divsChild>
                        <w:div w:id="1391684523">
                          <w:marLeft w:val="0"/>
                          <w:marRight w:val="0"/>
                          <w:marTop w:val="0"/>
                          <w:marBottom w:val="0"/>
                          <w:divBdr>
                            <w:top w:val="none" w:sz="0" w:space="0" w:color="auto"/>
                            <w:left w:val="none" w:sz="0" w:space="0" w:color="auto"/>
                            <w:bottom w:val="none" w:sz="0" w:space="0" w:color="auto"/>
                            <w:right w:val="none" w:sz="0" w:space="0" w:color="auto"/>
                          </w:divBdr>
                          <w:divsChild>
                            <w:div w:id="1976786659">
                              <w:marLeft w:val="0"/>
                              <w:marRight w:val="0"/>
                              <w:marTop w:val="0"/>
                              <w:marBottom w:val="0"/>
                              <w:divBdr>
                                <w:top w:val="none" w:sz="0" w:space="0" w:color="auto"/>
                                <w:left w:val="none" w:sz="0" w:space="0" w:color="auto"/>
                                <w:bottom w:val="none" w:sz="0" w:space="0" w:color="auto"/>
                                <w:right w:val="none" w:sz="0" w:space="0" w:color="auto"/>
                              </w:divBdr>
                              <w:divsChild>
                                <w:div w:id="1803427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4529795">
      <w:bodyDiv w:val="1"/>
      <w:marLeft w:val="0"/>
      <w:marRight w:val="0"/>
      <w:marTop w:val="0"/>
      <w:marBottom w:val="0"/>
      <w:divBdr>
        <w:top w:val="none" w:sz="0" w:space="0" w:color="auto"/>
        <w:left w:val="none" w:sz="0" w:space="0" w:color="auto"/>
        <w:bottom w:val="none" w:sz="0" w:space="0" w:color="auto"/>
        <w:right w:val="none" w:sz="0" w:space="0" w:color="auto"/>
      </w:divBdr>
      <w:divsChild>
        <w:div w:id="1924408659">
          <w:marLeft w:val="0"/>
          <w:marRight w:val="0"/>
          <w:marTop w:val="0"/>
          <w:marBottom w:val="0"/>
          <w:divBdr>
            <w:top w:val="none" w:sz="0" w:space="0" w:color="auto"/>
            <w:left w:val="none" w:sz="0" w:space="0" w:color="auto"/>
            <w:bottom w:val="none" w:sz="0" w:space="0" w:color="auto"/>
            <w:right w:val="none" w:sz="0" w:space="0" w:color="auto"/>
          </w:divBdr>
          <w:divsChild>
            <w:div w:id="1487942529">
              <w:marLeft w:val="0"/>
              <w:marRight w:val="0"/>
              <w:marTop w:val="0"/>
              <w:marBottom w:val="0"/>
              <w:divBdr>
                <w:top w:val="none" w:sz="0" w:space="0" w:color="auto"/>
                <w:left w:val="none" w:sz="0" w:space="0" w:color="auto"/>
                <w:bottom w:val="none" w:sz="0" w:space="0" w:color="auto"/>
                <w:right w:val="none" w:sz="0" w:space="0" w:color="auto"/>
              </w:divBdr>
              <w:divsChild>
                <w:div w:id="1333069516">
                  <w:marLeft w:val="0"/>
                  <w:marRight w:val="0"/>
                  <w:marTop w:val="0"/>
                  <w:marBottom w:val="0"/>
                  <w:divBdr>
                    <w:top w:val="none" w:sz="0" w:space="0" w:color="auto"/>
                    <w:left w:val="none" w:sz="0" w:space="0" w:color="auto"/>
                    <w:bottom w:val="none" w:sz="0" w:space="0" w:color="auto"/>
                    <w:right w:val="none" w:sz="0" w:space="0" w:color="auto"/>
                  </w:divBdr>
                  <w:divsChild>
                    <w:div w:id="1473404166">
                      <w:marLeft w:val="0"/>
                      <w:marRight w:val="0"/>
                      <w:marTop w:val="0"/>
                      <w:marBottom w:val="0"/>
                      <w:divBdr>
                        <w:top w:val="none" w:sz="0" w:space="0" w:color="auto"/>
                        <w:left w:val="none" w:sz="0" w:space="0" w:color="auto"/>
                        <w:bottom w:val="none" w:sz="0" w:space="0" w:color="auto"/>
                        <w:right w:val="none" w:sz="0" w:space="0" w:color="auto"/>
                      </w:divBdr>
                      <w:divsChild>
                        <w:div w:id="1404185825">
                          <w:marLeft w:val="0"/>
                          <w:marRight w:val="0"/>
                          <w:marTop w:val="0"/>
                          <w:marBottom w:val="0"/>
                          <w:divBdr>
                            <w:top w:val="none" w:sz="0" w:space="0" w:color="auto"/>
                            <w:left w:val="none" w:sz="0" w:space="0" w:color="auto"/>
                            <w:bottom w:val="none" w:sz="0" w:space="0" w:color="auto"/>
                            <w:right w:val="none" w:sz="0" w:space="0" w:color="auto"/>
                          </w:divBdr>
                          <w:divsChild>
                            <w:div w:id="1708095262">
                              <w:marLeft w:val="0"/>
                              <w:marRight w:val="0"/>
                              <w:marTop w:val="0"/>
                              <w:marBottom w:val="0"/>
                              <w:divBdr>
                                <w:top w:val="none" w:sz="0" w:space="0" w:color="auto"/>
                                <w:left w:val="none" w:sz="0" w:space="0" w:color="auto"/>
                                <w:bottom w:val="none" w:sz="0" w:space="0" w:color="auto"/>
                                <w:right w:val="none" w:sz="0" w:space="0" w:color="auto"/>
                              </w:divBdr>
                              <w:divsChild>
                                <w:div w:id="45825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6635454">
      <w:bodyDiv w:val="1"/>
      <w:marLeft w:val="0"/>
      <w:marRight w:val="0"/>
      <w:marTop w:val="0"/>
      <w:marBottom w:val="0"/>
      <w:divBdr>
        <w:top w:val="none" w:sz="0" w:space="0" w:color="auto"/>
        <w:left w:val="none" w:sz="0" w:space="0" w:color="auto"/>
        <w:bottom w:val="none" w:sz="0" w:space="0" w:color="auto"/>
        <w:right w:val="none" w:sz="0" w:space="0" w:color="auto"/>
      </w:divBdr>
      <w:divsChild>
        <w:div w:id="11809723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Fig2Revision" Type="http://schemas.openxmlformats.org/officeDocument/2006/relationships/image" Target="media/figure2_highres.png"/><Relationship Id="rIdRevisionComments"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UI/_rels/customUI14.xml.rels><?xml version="1.0" encoding="UTF-8" standalone="yes"?>
<Relationships xmlns="http://schemas.openxmlformats.org/package/2006/relationships"><Relationship Id="FigCaption" Type="http://schemas.openxmlformats.org/officeDocument/2006/relationships/image" Target="images/FigCaption.png"/><Relationship Id="papertitle" Type="http://schemas.openxmlformats.org/officeDocument/2006/relationships/image" Target="images/papertitle.png"/><Relationship Id="ORCID" Type="http://schemas.openxmlformats.org/officeDocument/2006/relationships/image" Target="images/ORCID.png"/><Relationship Id="removespace" Type="http://schemas.openxmlformats.org/officeDocument/2006/relationships/image" Target="images/removespace.png"/><Relationship Id="bulletitem" Type="http://schemas.openxmlformats.org/officeDocument/2006/relationships/image" Target="images/bulletitem.png"/><Relationship Id="arrowleft" Type="http://schemas.openxmlformats.org/officeDocument/2006/relationships/image" Target="images/arrowleft.png"/><Relationship Id="addspace" Type="http://schemas.openxmlformats.org/officeDocument/2006/relationships/image" Target="images/addspace.png"/><Relationship Id="togglenumbering" Type="http://schemas.openxmlformats.org/officeDocument/2006/relationships/image" Target="images/togglenumbering.png"/><Relationship Id="referenceitem" Type="http://schemas.openxmlformats.org/officeDocument/2006/relationships/image" Target="images/referenceitem.png"/><Relationship Id="eqnumber" Type="http://schemas.openxmlformats.org/officeDocument/2006/relationships/image" Target="images/eqnumber.png"/><Relationship Id="normalspace" Type="http://schemas.openxmlformats.org/officeDocument/2006/relationships/image" Target="images/normalspace.png"/><Relationship Id="RedoStyles" Type="http://schemas.openxmlformats.org/officeDocument/2006/relationships/image" Target="images/RedoStyles.png"/><Relationship Id="arrowright" Type="http://schemas.openxmlformats.org/officeDocument/2006/relationships/image" Target="images/arrowright.png"/><Relationship Id="abstract" Type="http://schemas.openxmlformats.org/officeDocument/2006/relationships/image" Target="images/abstract.png"/><Relationship Id="TabCaption" Type="http://schemas.openxmlformats.org/officeDocument/2006/relationships/image" Target="images/TabCaption.png"/><Relationship Id="equation" Type="http://schemas.openxmlformats.org/officeDocument/2006/relationships/image" Target="images/equation.png"/><Relationship Id="normal" Type="http://schemas.openxmlformats.org/officeDocument/2006/relationships/image" Target="images/normal.png"/><Relationship Id="squeeze" Type="http://schemas.openxmlformats.org/officeDocument/2006/relationships/image" Target="images/squeeze.png"/><Relationship Id="InsertImage" Type="http://schemas.openxmlformats.org/officeDocument/2006/relationships/image" Target="images/InsertImage.png"/><Relationship Id="expand" Type="http://schemas.openxmlformats.org/officeDocument/2006/relationships/image" Target="images/expand.png"/><Relationship Id="InsertImage24" Type="http://schemas.openxmlformats.org/officeDocument/2006/relationships/image" Target="images/InsertImage24.png"/><Relationship Id="TabCaption24" Type="http://schemas.openxmlformats.org/officeDocument/2006/relationships/image" Target="images/TabCaption24.png"/><Relationship Id="FigCaption24" Type="http://schemas.openxmlformats.org/officeDocument/2006/relationships/image" Target="images/FigCaption24.png"/><Relationship Id="numitem" Type="http://schemas.openxmlformats.org/officeDocument/2006/relationships/image" Target="images/numitem.png"/><Relationship Id="papersubtitle" Type="http://schemas.openxmlformats.org/officeDocument/2006/relationships/image" Target="images/subtitle.png"/><Relationship Id="dashitem" Type="http://schemas.openxmlformats.org/officeDocument/2006/relationships/image" Target="images/dashitem.png"/><Relationship Id="address" Type="http://schemas.openxmlformats.org/officeDocument/2006/relationships/image" Target="images/address.png"/><Relationship Id="HeaderFooter" Type="http://schemas.openxmlformats.org/officeDocument/2006/relationships/image" Target="images/HeaderFooter.png"/><Relationship Id="author" Type="http://schemas.openxmlformats.org/officeDocument/2006/relationships/image" Target="images/author.png"/></Relationships>
</file>

<file path=customUI/customUI14.xml><?xml version="1.0" encoding="utf-8"?>
<customUI xmlns="http://schemas.microsoft.com/office/2009/07/customui" onLoad="LoadSpProcRibbon">
  <ribbon startFromScratch="false">
    <tabs>
      <tab id="tabSpProc" insertBeforeMso="TabHome" label="Springer Proceedings Macros">
        <group id="grTitlePage" label="Title Page" autoScale="true">
          <button id="btnTitle" label="Title" image="papertitle" size="large" onAction="MakeTitle" screentip="Format the selected text as paper title"/>
          <button id="btnSubtitle" label="Subtitle" image="papersubtitle" size="large" onAction="MakeSubtitle" screentip="Format the selected text as paper subtitle (optional)"/>
          <button id="btnAuthor" label="Author" image="author" size="large" onAction="MakeAuthor" screentip="Format the selected text as paper author(s)"/>
          <box id="box1" boxStyle="vertical">
            <button id="btnORCID" label="ORCID" image="ORCID" size="normal" onAction="MakeORCID" screentip="Format the selected text as ORCID id" supertip="Please note that ORCID ids will not be printed. In the online version they will be replaced by icons that are linked to the related ORCID pages."/>
          </box>
          <box id="box11">
            <button id="btnAddress" label="Address" image="address" size="normal" onAction="MakeAddress" screentip="Format the selected text as affiliation (including e-mail address, URL)"/>
          </box>
          <box id="box12">
            <button id="btnEmail" label="E-mail" imageMso="EnvelopesAndLabelsDialog" size="normal" onAction="MakeEMail" screentip="Format the selected text as e-mail address or URL (apply typewriter style)"/>
          </box>
          <button id="btnAbstract" label="Abstract" image="abstract" size="large" onAction="MakeAbstract" screentip="Format the selected text as abstract" supertip="If not present, the word 'Abstract' is added at the beginning of the first paragraph."/>
          <button id="btnKeywords" label="Keywords" imageMso="ReviewTrackChanges" size="large" onAction="MakeKeywords" screentip="Format the selected text as keywords" supertip="If not present, the word 'Keywords' is added at the beginning of the first paragraph."/>
        </group>
        <group id="grBasicFormats" image="lncs2" label="Basic Formats" autoScale="true">
          <button id="btnH1" label="H1" imageMso="PivotTableLayoutShowInOutlineForm" size="large" onAction="H1" screentip="Format the selected text as heading (level 1)"/>
          <button id="btnH2" label="H2" imageMso="PivotTableLayoutShowInCompactForm" size="large" onAction="H2" screentip="Format the selected text as heading (level 2)"/>
          <button id="btnH3" label="H3" imageMso="PivotTableLayoutBlankRows" size="large" onAction="H3" screentip="Format the selected text as an unnumbered heading (level 3)"/>
          <button id="btnH4" label="H4" imageMso="PivotTableLayoutSubtotals" size="large" onAction="H4" screentip="Format the selected text as an unnumbered heading (level 4)"/>
          <box id="box2" boxStyle="vertical">
            <button id="btnBullet" label="Bullet Item" image="bulletitem" onAction="MakeBulletItem" screentip="Format the selected text as bullet item(s)" supertip="Please note that bullets are the default for unnumbered lists in Springer proceedings."/>
          </box>
          <box id="box21" boxStyle="vertical">
            <button id="btnDash" label="Dash Item" image="dashitem" onAction="MakeDashItem" screentip="Format the selected text as dash item(s)" supertip="Please note that bullets are the default for unnumbered lists in Springer proceedings."/>
          </box>
          <box id="box22" boxStyle="vertical">
            <button id="btnNumbered" label="Num Item" image="numitem" onAction="MakeNumItem" screentip="Format the selected text as numbered item(s)"/>
          </box>
          <box id="box3" boxStyle="horizontal">
            <button id="btnListLevelUp" label="List Level +" image="arrowright" onAction="ListLevelUp" screentip="Move the selected text one level up in the list hierarchy" supertip="This buttton can be used to create and edit nested lists (numbered and unnumbered)."/>
          </box>
          <box id="box31" boxStyle="vertical">
            <button id="btnListLevelDown" label="List Level -" image="arrowleft" onAction="ListLevelDown" screentip="Move the selected text one level down in the list hierarchy" supertip="This buttton can be used to create and edit nested lists (numbered and unnumbered)."/>
          </box>
          <box id="box23" boxStyle="vertical">
            <button id="btnToggleNum" label=" 1../..n.." image="togglenumbering" onAction="RestartNumbering" screentip="Toggle between restarting and continuing a numbered list" supertip="Applies to numbered lists only."/>
          </box>
          <button id="btnStandard" label="Normal Text" image="normal" size="large" onAction="MakeStandard" screentip="Format the selection as normal text" supertip="This button can change both paragraph format and character style. If applied to a nonstandard paragraph, the standard paragraph format is applied. If applied to a standard paragraph, the standard character style is applied. If you want to both apply the standard paragraph format and remove a nonstandard character style, simply click on the button twice."/>
          <box id="box4">
            <button id="btnAddSpace" label="Add Space" image="addspace" onAction="AddVerticalSpace" screentip="Add 6 pt (2.1 mm) of vertical space before the selected paragraph."/>
          </box>
          <box id="box41">
            <button id="btnClearSpace" label="Clear Space" image="removespace" onAction="ClearVerticalSpace" screentip="Clear any vertical space before and after the selected text"/>
          </box>
          <box id="box42">
            <button id="btnFootnote" label="Footnote" imageMso="FootnoteInsert" onAction="InsertFN" screentip="Add a footnote"/>
          </box>
          <button id="btnReference" label="Reference Item" image="referenceitem" size="large" onAction="MakeRefItem" screentip="Format the selected text as reference item"/>
        </group>
        <group id="grSpecialFormats" label="Figures, Tables, Equations" autoScale="true">
          <box id="box5" boxStyle="horizontal">
            <button id="btnInsImage" label="Insert Image    " image="InsertImage24" onAction="InsertImage" screentip="Insert an image"/>
            <button id="btnTable" label="Table Caption" image="TabCaption24" onAction="MakeTableCaption" screentip="Format the selected text as table caption" supertip="Please note that the table is numbered with an automatic counter that is updated whenever you reopen the document. A table caption should always be positioned above the related table."/>
          </box>
          <box id="box51" boxStyle="horizontal">
            <button id="btnFigure" label="Figure Caption" image="FigCaption24" onAction="MakeFigCaption" screentip="Format the selected text as figure caption" supertip="Please note that the figure is numbered with an automatic counter that is updated whenever you reopen the document. A figure caption should always be positioned below the related figure."/>
            <gallery idMso="TableInsertGallery" label="Insert Table"/>
          </box>
          <button id="btnEquation" label="Displayed Equation" image="equation" size="large" onAction="MakeEquation" screentip="Format the selected text as a displayed equation"/>
          <button id="btnEqCounter" label="Add Eq. Number" image="eqnumber" size="large" onAction="AddEqCounter" screentip="Add an equation number to a selected equation" supertip="The equation numbering is updated whenever you open the document"/>
          <button id="btnProgcode" label="Prog. Code" imageMso="CreateStoredProcedure" size="large" onAction="MakeProgCode" screentip="Format the selected text as program code (typewriter style)"/>
        </group>
        <group id="grRestoreTemplate" label="Template" autoScale="true">
          <button id="btnRestTemplate" label="Check Styles" imageMso="AccessThemesGallery" size="large" onAction="RestoreSettings" screentip="Restore all styles" supertip="Use this button if the original template styles might have been altered or deleted."/>
        </group>
      </tab>
    </tabs>
  </ribbon>
</customUI>
</file>

<file path=docProps/app.xml><?xml version="1.0" encoding="utf-8"?>
<Properties xmlns="http://schemas.openxmlformats.org/officeDocument/2006/extended-properties" xmlns:vt="http://schemas.openxmlformats.org/officeDocument/2006/docPropsVTypes">
  <Template>Normal</Template>
  <TotalTime>25</TotalTime>
  <Pages>9</Pages>
  <Words>4052</Words>
  <Characters>26221</Characters>
  <Application>Microsoft Office Word</Application>
  <DocSecurity>0</DocSecurity>
  <Lines>557</Lines>
  <Paragraphs>240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30033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Markus Richter</dc:creator>
  <cp:lastModifiedBy>Administrator</cp:lastModifiedBy>
  <cp:revision>9</cp:revision>
  <cp:lastPrinted>2026-05-12T10:31:00Z</cp:lastPrinted>
  <dcterms:created xsi:type="dcterms:W3CDTF">2026-05-12T10:31:00Z</dcterms:created>
  <dcterms:modified xsi:type="dcterms:W3CDTF">2026-10-26T05:44:00Z</dcterms:modified>
</cp:coreProperties>
</file>